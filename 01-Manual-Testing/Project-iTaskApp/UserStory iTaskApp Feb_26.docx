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ins w:author="Nina Pavlova" w:id="0" w:date="2026-05-11T09:07:57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02">
      <w:pPr>
        <w:pStyle w:val="Subtitle"/>
        <w:spacing w:after="0" w:line="276" w:lineRule="auto"/>
        <w:jc w:val="both"/>
        <w:rPr>
          <w:b w:val="1"/>
          <w:bCs w:val="1"/>
          <w:color w:val="000000"/>
          <w:sz w:val="36"/>
          <w:szCs w:val="36"/>
        </w:rPr>
      </w:pPr>
      <w:bookmarkStart w:colFirst="0" w:colLast="0" w:name="_jgjbacxgeguj" w:id="0"/>
      <w:bookmarkEnd w:id="0"/>
      <w:r w:rsidDel="00000000" w:rsidR="00000000" w:rsidRPr="00000000">
        <w:rPr>
          <w:b w:val="1"/>
          <w:bCs w:val="1"/>
          <w:color w:val="000000"/>
          <w:sz w:val="32"/>
          <w:szCs w:val="32"/>
          <w:rtl w:val="0"/>
        </w:rPr>
        <w:t xml:space="preserve">1. </w:t>
      </w:r>
      <w:r w:rsidDel="00000000" w:rsidR="00000000" w:rsidRPr="00000000">
        <w:rPr>
          <w:b w:val="1"/>
          <w:bCs w:val="1"/>
          <w:color w:val="000000"/>
          <w:sz w:val="36"/>
          <w:szCs w:val="36"/>
          <w:rtl w:val="0"/>
        </w:rPr>
        <w:t xml:space="preserve">Роли в iTask app</w:t>
      </w:r>
    </w:p>
    <w:p w:rsidR="00000000" w:rsidDel="00000000" w:rsidP="00000000" w:rsidRDefault="00000000" w:rsidRPr="00000000" w14:paraId="00000003">
      <w:pPr>
        <w:spacing w:line="276" w:lineRule="auto"/>
        <w:ind w:firstLine="720"/>
        <w:jc w:val="both"/>
        <w:rPr>
          <w:color w:val="ff0000"/>
          <w:sz w:val="28"/>
          <w:szCs w:val="28"/>
          <w:u w:val="single"/>
        </w:rPr>
      </w:pPr>
      <w:r w:rsidDel="00000000" w:rsidR="00000000" w:rsidRPr="00000000">
        <w:rPr>
          <w:color w:val="ff0000"/>
          <w:sz w:val="28"/>
          <w:szCs w:val="28"/>
          <w:u w:val="single"/>
          <w:rtl w:val="0"/>
        </w:rPr>
        <w:t xml:space="preserve">1.1 Клиент</w:t>
      </w:r>
    </w:p>
    <w:p w:rsidR="00000000" w:rsidDel="00000000" w:rsidP="00000000" w:rsidRDefault="00000000" w:rsidRPr="00000000" w14:paraId="00000004">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2.1.1 Регистрация като Клиент </w:t>
      </w:r>
    </w:p>
    <w:p w:rsidR="00000000" w:rsidDel="00000000" w:rsidP="00000000" w:rsidRDefault="00000000" w:rsidRPr="00000000" w14:paraId="00000005">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2.1.2 Sign in като Клиент</w:t>
      </w:r>
    </w:p>
    <w:p w:rsidR="00000000" w:rsidDel="00000000" w:rsidP="00000000" w:rsidRDefault="00000000" w:rsidRPr="00000000" w14:paraId="00000006">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2.1.3 Създаване на задачи като Клиент</w:t>
      </w:r>
    </w:p>
    <w:p w:rsidR="00000000" w:rsidDel="00000000" w:rsidP="00000000" w:rsidRDefault="00000000" w:rsidRPr="00000000" w14:paraId="00000007">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2.1.4 Рейтинг от Клиента за свършена задача от контрактор</w:t>
      </w:r>
    </w:p>
    <w:p w:rsidR="00000000" w:rsidDel="00000000" w:rsidP="00000000" w:rsidRDefault="00000000" w:rsidRPr="00000000" w14:paraId="00000008">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2.1.5 Докладване на проблеми от Клиента</w:t>
      </w:r>
    </w:p>
    <w:p w:rsidR="00000000" w:rsidDel="00000000" w:rsidP="00000000" w:rsidRDefault="00000000" w:rsidRPr="00000000" w14:paraId="00000009">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2.1.6 Редактиране на Клиентски профил</w:t>
      </w:r>
    </w:p>
    <w:p w:rsidR="00000000" w:rsidDel="00000000" w:rsidP="00000000" w:rsidRDefault="00000000" w:rsidRPr="00000000" w14:paraId="0000000A">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2.1.6.1 Profile</w:t>
      </w:r>
    </w:p>
    <w:p w:rsidR="00000000" w:rsidDel="00000000" w:rsidP="00000000" w:rsidRDefault="00000000" w:rsidRPr="00000000" w14:paraId="0000000B">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2.1.6.1 Preferences</w:t>
      </w:r>
    </w:p>
    <w:p w:rsidR="00000000" w:rsidDel="00000000" w:rsidP="00000000" w:rsidRDefault="00000000" w:rsidRPr="00000000" w14:paraId="0000000C">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2.1.6.3 Чат между Клиент и iTasker</w:t>
      </w:r>
    </w:p>
    <w:p w:rsidR="00000000" w:rsidDel="00000000" w:rsidP="00000000" w:rsidRDefault="00000000" w:rsidRPr="00000000" w14:paraId="0000000D">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2.1.6.4 Log out</w:t>
      </w:r>
    </w:p>
    <w:p w:rsidR="00000000" w:rsidDel="00000000" w:rsidP="00000000" w:rsidRDefault="00000000" w:rsidRPr="00000000" w14:paraId="0000000E">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2.1.7 Фактури на Клиента</w:t>
      </w:r>
    </w:p>
    <w:p w:rsidR="00000000" w:rsidDel="00000000" w:rsidP="00000000" w:rsidRDefault="00000000" w:rsidRPr="00000000" w14:paraId="0000000F">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2.1.7.1 Детайли на фактура</w:t>
      </w:r>
    </w:p>
    <w:p w:rsidR="00000000" w:rsidDel="00000000" w:rsidP="00000000" w:rsidRDefault="00000000" w:rsidRPr="00000000" w14:paraId="00000010">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2.1.7.2 Детайли на таска към фактура</w:t>
      </w:r>
    </w:p>
    <w:p w:rsidR="00000000" w:rsidDel="00000000" w:rsidP="00000000" w:rsidRDefault="00000000" w:rsidRPr="00000000" w14:paraId="00000011">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2.1.8 Нотификации към Клиента</w:t>
      </w:r>
    </w:p>
    <w:p w:rsidR="00000000" w:rsidDel="00000000" w:rsidP="00000000" w:rsidRDefault="00000000" w:rsidRPr="00000000" w14:paraId="00000012">
      <w:pPr>
        <w:spacing w:line="276" w:lineRule="auto"/>
        <w:ind w:firstLine="720"/>
        <w:jc w:val="both"/>
        <w:rPr>
          <w:color w:val="ff0000"/>
          <w:sz w:val="24"/>
          <w:szCs w:val="24"/>
          <w:u w:val="single"/>
        </w:rPr>
      </w:pPr>
      <w:r w:rsidDel="00000000" w:rsidR="00000000" w:rsidRPr="00000000">
        <w:rPr>
          <w:rtl w:val="0"/>
        </w:rPr>
      </w:r>
    </w:p>
    <w:p w:rsidR="00000000" w:rsidDel="00000000" w:rsidP="00000000" w:rsidRDefault="00000000" w:rsidRPr="00000000" w14:paraId="00000013">
      <w:pPr>
        <w:spacing w:line="276" w:lineRule="auto"/>
        <w:ind w:firstLine="720"/>
        <w:jc w:val="both"/>
        <w:rPr>
          <w:color w:val="ff0000"/>
          <w:sz w:val="28"/>
          <w:szCs w:val="28"/>
          <w:u w:val="single"/>
        </w:rPr>
      </w:pPr>
      <w:r w:rsidDel="00000000" w:rsidR="00000000" w:rsidRPr="00000000">
        <w:rPr>
          <w:color w:val="ff0000"/>
          <w:sz w:val="28"/>
          <w:szCs w:val="28"/>
          <w:u w:val="single"/>
          <w:rtl w:val="0"/>
        </w:rPr>
        <w:t xml:space="preserve">1.2 iTasker</w:t>
      </w:r>
    </w:p>
    <w:p w:rsidR="00000000" w:rsidDel="00000000" w:rsidP="00000000" w:rsidRDefault="00000000" w:rsidRPr="00000000" w14:paraId="00000014">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 Регистрация като iTasker</w:t>
      </w:r>
    </w:p>
    <w:p w:rsidR="00000000" w:rsidDel="00000000" w:rsidP="00000000" w:rsidRDefault="00000000" w:rsidRPr="00000000" w14:paraId="00000015">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2.2.2 Sign in като iTasker</w:t>
      </w:r>
    </w:p>
    <w:p w:rsidR="00000000" w:rsidDel="00000000" w:rsidP="00000000" w:rsidRDefault="00000000" w:rsidRPr="00000000" w14:paraId="00000016">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2.2.3 Създаване на екипи от iTasker</w:t>
      </w:r>
    </w:p>
    <w:p w:rsidR="00000000" w:rsidDel="00000000" w:rsidP="00000000" w:rsidRDefault="00000000" w:rsidRPr="00000000" w14:paraId="00000017">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2.2.4 Кандидатстване по задачи от iTasker</w:t>
      </w:r>
    </w:p>
    <w:p w:rsidR="00000000" w:rsidDel="00000000" w:rsidP="00000000" w:rsidRDefault="00000000" w:rsidRPr="00000000" w14:paraId="00000018">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2.2.5 Възлагане на задача към собствен екип от iTasker</w:t>
      </w:r>
    </w:p>
    <w:p w:rsidR="00000000" w:rsidDel="00000000" w:rsidP="00000000" w:rsidRDefault="00000000" w:rsidRPr="00000000" w14:paraId="00000019">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2.2.6 Промяна на ден/час за изпълнение на поета задача от iTasker</w:t>
      </w:r>
    </w:p>
    <w:p w:rsidR="00000000" w:rsidDel="00000000" w:rsidP="00000000" w:rsidRDefault="00000000" w:rsidRPr="00000000" w14:paraId="0000001A">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2.2.7 Промяна на статуса на поета задача от iTasker</w:t>
      </w:r>
    </w:p>
    <w:p w:rsidR="00000000" w:rsidDel="00000000" w:rsidP="00000000" w:rsidRDefault="00000000" w:rsidRPr="00000000" w14:paraId="0000001B">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2.2.8 Чат между iTasker и клиент</w:t>
      </w:r>
    </w:p>
    <w:p w:rsidR="00000000" w:rsidDel="00000000" w:rsidP="00000000" w:rsidRDefault="00000000" w:rsidRPr="00000000" w14:paraId="0000001C">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2.2.9 Редактиране на информацията за дейността на iTasker</w:t>
      </w:r>
    </w:p>
    <w:p w:rsidR="00000000" w:rsidDel="00000000" w:rsidP="00000000" w:rsidRDefault="00000000" w:rsidRPr="00000000" w14:paraId="0000001D">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2.2.10 Създаване на екип от iTasker</w:t>
      </w:r>
    </w:p>
    <w:p w:rsidR="00000000" w:rsidDel="00000000" w:rsidP="00000000" w:rsidRDefault="00000000" w:rsidRPr="00000000" w14:paraId="0000001E">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2.2.11 Редактиране и премахване на членове на екип от iTasker</w:t>
      </w:r>
    </w:p>
    <w:p w:rsidR="00000000" w:rsidDel="00000000" w:rsidP="00000000" w:rsidRDefault="00000000" w:rsidRPr="00000000" w14:paraId="0000001F">
      <w:pPr>
        <w:spacing w:line="276" w:lineRule="auto"/>
        <w:ind w:firstLine="720"/>
        <w:jc w:val="both"/>
        <w:rPr>
          <w:color w:val="212529"/>
          <w:sz w:val="20"/>
          <w:szCs w:val="20"/>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2.2.12 Редактиране и премахване на екипи от iTasker</w:t>
      </w:r>
      <w:r w:rsidDel="00000000" w:rsidR="00000000" w:rsidRPr="00000000">
        <w:rPr>
          <w:rtl w:val="0"/>
        </w:rPr>
      </w:r>
    </w:p>
    <w:p w:rsidR="00000000" w:rsidDel="00000000" w:rsidP="00000000" w:rsidRDefault="00000000" w:rsidRPr="00000000" w14:paraId="00000020">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2.2.13 Генериране на фактура към задача</w:t>
      </w:r>
    </w:p>
    <w:p w:rsidR="00000000" w:rsidDel="00000000" w:rsidP="00000000" w:rsidRDefault="00000000" w:rsidRPr="00000000" w14:paraId="00000021">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2.2.14 Достъп до фактури</w:t>
      </w:r>
    </w:p>
    <w:p w:rsidR="00000000" w:rsidDel="00000000" w:rsidP="00000000" w:rsidRDefault="00000000" w:rsidRPr="00000000" w14:paraId="00000022">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2.2.15 Детайли на таска към фактурата</w:t>
      </w:r>
    </w:p>
    <w:p w:rsidR="00000000" w:rsidDel="00000000" w:rsidP="00000000" w:rsidRDefault="00000000" w:rsidRPr="00000000" w14:paraId="00000023">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2.2.16 Нотификации към iTasker</w:t>
      </w:r>
    </w:p>
    <w:p w:rsidR="00000000" w:rsidDel="00000000" w:rsidP="00000000" w:rsidRDefault="00000000" w:rsidRPr="00000000" w14:paraId="00000024">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2.2.17 Редактиране на iTasker-ски профил</w:t>
      </w:r>
    </w:p>
    <w:p w:rsidR="00000000" w:rsidDel="00000000" w:rsidP="00000000" w:rsidRDefault="00000000" w:rsidRPr="00000000" w14:paraId="00000025">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2.2.17.1 Profile</w:t>
      </w:r>
    </w:p>
    <w:p w:rsidR="00000000" w:rsidDel="00000000" w:rsidP="00000000" w:rsidRDefault="00000000" w:rsidRPr="00000000" w14:paraId="00000026">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2.2.17.2 Preferences </w:t>
      </w:r>
    </w:p>
    <w:p w:rsidR="00000000" w:rsidDel="00000000" w:rsidP="00000000" w:rsidRDefault="00000000" w:rsidRPr="00000000" w14:paraId="00000027">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2.2.17.3 Messages</w:t>
      </w:r>
    </w:p>
    <w:p w:rsidR="00000000" w:rsidDel="00000000" w:rsidP="00000000" w:rsidRDefault="00000000" w:rsidRPr="00000000" w14:paraId="00000028">
      <w:pPr>
        <w:spacing w:line="276" w:lineRule="auto"/>
        <w:ind w:firstLine="720"/>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2.2.17.4 Log out</w:t>
      </w:r>
    </w:p>
    <w:p w:rsidR="00000000" w:rsidDel="00000000" w:rsidP="00000000" w:rsidRDefault="00000000" w:rsidRPr="00000000" w14:paraId="00000029">
      <w:pPr>
        <w:spacing w:line="276" w:lineRule="auto"/>
        <w:ind w:firstLine="720"/>
        <w:jc w:val="both"/>
        <w:rPr>
          <w:color w:val="ff0000"/>
          <w:sz w:val="28"/>
          <w:szCs w:val="28"/>
          <w:u w:val="single"/>
        </w:rPr>
      </w:pPr>
      <w:r w:rsidDel="00000000" w:rsidR="00000000" w:rsidRPr="00000000">
        <w:rPr>
          <w:color w:val="ff0000"/>
          <w:sz w:val="28"/>
          <w:szCs w:val="28"/>
          <w:u w:val="single"/>
          <w:rtl w:val="0"/>
        </w:rPr>
        <w:t xml:space="preserve">2.3 Роля на Админ</w:t>
      </w:r>
    </w:p>
    <w:p w:rsidR="00000000" w:rsidDel="00000000" w:rsidP="00000000" w:rsidRDefault="00000000" w:rsidRPr="00000000" w14:paraId="0000002A">
      <w:pPr>
        <w:spacing w:line="276" w:lineRule="auto"/>
        <w:jc w:val="both"/>
        <w:rPr>
          <w:color w:val="212529"/>
          <w:sz w:val="24"/>
          <w:szCs w:val="24"/>
          <w:u w:val="single"/>
        </w:rPr>
      </w:pPr>
      <w:r w:rsidDel="00000000" w:rsidR="00000000" w:rsidRPr="00000000">
        <w:rPr>
          <w:sz w:val="24"/>
          <w:szCs w:val="24"/>
          <w:rtl w:val="0"/>
        </w:rPr>
        <w:t xml:space="preserve">          </w:t>
      </w: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2.3.1 Sign in като Admin</w:t>
      </w:r>
    </w:p>
    <w:p w:rsidR="00000000" w:rsidDel="00000000" w:rsidP="00000000" w:rsidRDefault="00000000" w:rsidRPr="00000000" w14:paraId="0000002B">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2.3.2 Mainboard</w:t>
      </w:r>
    </w:p>
    <w:p w:rsidR="00000000" w:rsidDel="00000000" w:rsidP="00000000" w:rsidRDefault="00000000" w:rsidRPr="00000000" w14:paraId="0000002C">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 Manage меню</w:t>
      </w:r>
    </w:p>
    <w:p w:rsidR="00000000" w:rsidDel="00000000" w:rsidP="00000000" w:rsidRDefault="00000000" w:rsidRPr="00000000" w14:paraId="0000002D">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2.3.3.1 Users подменю</w:t>
      </w:r>
    </w:p>
    <w:p w:rsidR="00000000" w:rsidDel="00000000" w:rsidP="00000000" w:rsidRDefault="00000000" w:rsidRPr="00000000" w14:paraId="0000002E">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2.3.3.2 Workers подменю </w:t>
      </w:r>
    </w:p>
    <w:p w:rsidR="00000000" w:rsidDel="00000000" w:rsidP="00000000" w:rsidRDefault="00000000" w:rsidRPr="00000000" w14:paraId="0000002F">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2.3.3.3 Teams  подменю</w:t>
      </w:r>
    </w:p>
    <w:p w:rsidR="00000000" w:rsidDel="00000000" w:rsidP="00000000" w:rsidRDefault="00000000" w:rsidRPr="00000000" w14:paraId="00000030">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2.3.3.4 Promo Codes подменю</w:t>
      </w:r>
    </w:p>
    <w:p w:rsidR="00000000" w:rsidDel="00000000" w:rsidP="00000000" w:rsidRDefault="00000000" w:rsidRPr="00000000" w14:paraId="00000031">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2.3.3.5 Invoices подменю</w:t>
      </w:r>
    </w:p>
    <w:p w:rsidR="00000000" w:rsidDel="00000000" w:rsidP="00000000" w:rsidRDefault="00000000" w:rsidRPr="00000000" w14:paraId="00000032">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2.3.3.6 Pages подменю</w:t>
      </w:r>
    </w:p>
    <w:p w:rsidR="00000000" w:rsidDel="00000000" w:rsidP="00000000" w:rsidRDefault="00000000" w:rsidRPr="00000000" w14:paraId="00000033">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2.3.3.7 Categories подменю</w:t>
      </w:r>
    </w:p>
    <w:p w:rsidR="00000000" w:rsidDel="00000000" w:rsidP="00000000" w:rsidRDefault="00000000" w:rsidRPr="00000000" w14:paraId="00000034">
      <w:pPr>
        <w:spacing w:line="276" w:lineRule="auto"/>
        <w:jc w:val="both"/>
        <w:rPr>
          <w:color w:val="212529"/>
          <w:sz w:val="24"/>
          <w:szCs w:val="24"/>
          <w:u w:val="single"/>
        </w:rPr>
      </w:pPr>
      <w:r w:rsidDel="00000000" w:rsidR="00000000" w:rsidRPr="00000000">
        <w:rPr>
          <w:color w:val="ff1f35"/>
          <w:sz w:val="24"/>
          <w:szCs w:val="24"/>
          <w:rtl w:val="0"/>
        </w:rPr>
        <w:t xml:space="preserve">                  </w:t>
      </w:r>
      <w:r w:rsidDel="00000000" w:rsidR="00000000" w:rsidRPr="00000000">
        <w:rPr>
          <w:color w:val="212529"/>
          <w:sz w:val="24"/>
          <w:szCs w:val="24"/>
          <w:u w:val="single"/>
          <w:rtl w:val="0"/>
        </w:rPr>
        <w:t xml:space="preserve">2.3.3.8 Services подменю</w:t>
      </w:r>
    </w:p>
    <w:p w:rsidR="00000000" w:rsidDel="00000000" w:rsidP="00000000" w:rsidRDefault="00000000" w:rsidRPr="00000000" w14:paraId="00000035">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2.3.3.11 Shortcuts подменю</w:t>
      </w:r>
    </w:p>
    <w:p w:rsidR="00000000" w:rsidDel="00000000" w:rsidP="00000000" w:rsidRDefault="00000000" w:rsidRPr="00000000" w14:paraId="00000036">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2.3.3.12 Task Types подменю</w:t>
      </w:r>
    </w:p>
    <w:p w:rsidR="00000000" w:rsidDel="00000000" w:rsidP="00000000" w:rsidRDefault="00000000" w:rsidRPr="00000000" w14:paraId="00000037">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2.3.3.13 Statistics подменю</w:t>
      </w:r>
    </w:p>
    <w:p w:rsidR="00000000" w:rsidDel="00000000" w:rsidP="00000000" w:rsidRDefault="00000000" w:rsidRPr="00000000" w14:paraId="00000038">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2.3.3.14 System Settings подменю</w:t>
      </w:r>
    </w:p>
    <w:p w:rsidR="00000000" w:rsidDel="00000000" w:rsidP="00000000" w:rsidRDefault="00000000" w:rsidRPr="00000000" w14:paraId="00000039">
      <w:pPr>
        <w:spacing w:line="276" w:lineRule="auto"/>
        <w:jc w:val="both"/>
        <w:rPr>
          <w:color w:val="ff1f35"/>
          <w:sz w:val="24"/>
          <w:szCs w:val="24"/>
        </w:rPr>
      </w:pPr>
      <w:r w:rsidDel="00000000" w:rsidR="00000000" w:rsidRPr="00000000">
        <w:rPr>
          <w:color w:val="ff1f35"/>
          <w:sz w:val="24"/>
          <w:szCs w:val="24"/>
          <w:rtl w:val="0"/>
        </w:rPr>
        <w:t xml:space="preserve">          </w:t>
      </w:r>
    </w:p>
    <w:p w:rsidR="00000000" w:rsidDel="00000000" w:rsidP="00000000" w:rsidRDefault="00000000" w:rsidRPr="00000000" w14:paraId="0000003A">
      <w:pPr>
        <w:spacing w:line="276" w:lineRule="auto"/>
        <w:jc w:val="both"/>
        <w:rPr>
          <w:color w:val="ff1f35"/>
          <w:sz w:val="24"/>
          <w:szCs w:val="24"/>
          <w:u w:val="single"/>
        </w:rPr>
      </w:pPr>
      <w:r w:rsidDel="00000000" w:rsidR="00000000" w:rsidRPr="00000000">
        <w:rPr>
          <w:rtl w:val="0"/>
        </w:rPr>
      </w:r>
    </w:p>
    <w:p w:rsidR="00000000" w:rsidDel="00000000" w:rsidP="00000000" w:rsidRDefault="00000000" w:rsidRPr="00000000" w14:paraId="0000003B">
      <w:pPr>
        <w:spacing w:line="276" w:lineRule="auto"/>
        <w:jc w:val="both"/>
        <w:rPr>
          <w:color w:val="ff1f35"/>
          <w:sz w:val="28"/>
          <w:szCs w:val="28"/>
          <w:u w:val="single"/>
        </w:rPr>
      </w:pPr>
      <w:r w:rsidDel="00000000" w:rsidR="00000000" w:rsidRPr="00000000">
        <w:rPr>
          <w:sz w:val="24"/>
          <w:szCs w:val="24"/>
          <w:rtl w:val="0"/>
        </w:rPr>
        <w:t xml:space="preserve">          </w:t>
      </w:r>
      <w:r w:rsidDel="00000000" w:rsidR="00000000" w:rsidRPr="00000000">
        <w:rPr>
          <w:color w:val="ff1f35"/>
          <w:sz w:val="28"/>
          <w:szCs w:val="28"/>
          <w:u w:val="single"/>
          <w:rtl w:val="0"/>
        </w:rPr>
        <w:t xml:space="preserve">2.3.4 Нотификации към Админ</w:t>
      </w:r>
    </w:p>
    <w:p w:rsidR="00000000" w:rsidDel="00000000" w:rsidP="00000000" w:rsidRDefault="00000000" w:rsidRPr="00000000" w14:paraId="0000003C">
      <w:pPr>
        <w:spacing w:line="276" w:lineRule="auto"/>
        <w:jc w:val="both"/>
        <w:rPr>
          <w:color w:val="ff1f35"/>
          <w:sz w:val="28"/>
          <w:szCs w:val="28"/>
          <w:u w:val="single"/>
        </w:rPr>
      </w:pPr>
      <w:r w:rsidDel="00000000" w:rsidR="00000000" w:rsidRPr="00000000">
        <w:rPr>
          <w:color w:val="ff1f35"/>
          <w:sz w:val="28"/>
          <w:szCs w:val="28"/>
          <w:rtl w:val="0"/>
        </w:rPr>
        <w:t xml:space="preserve">         </w:t>
      </w:r>
      <w:r w:rsidDel="00000000" w:rsidR="00000000" w:rsidRPr="00000000">
        <w:rPr>
          <w:color w:val="ff1f35"/>
          <w:sz w:val="28"/>
          <w:szCs w:val="28"/>
          <w:u w:val="single"/>
          <w:rtl w:val="0"/>
        </w:rPr>
        <w:t xml:space="preserve">2.3.5 Редактиране на админски профил</w:t>
      </w:r>
    </w:p>
    <w:p w:rsidR="00000000" w:rsidDel="00000000" w:rsidP="00000000" w:rsidRDefault="00000000" w:rsidRPr="00000000" w14:paraId="0000003D">
      <w:pPr>
        <w:spacing w:line="276" w:lineRule="auto"/>
        <w:jc w:val="both"/>
        <w:rPr>
          <w:color w:val="212529"/>
          <w:sz w:val="24"/>
          <w:szCs w:val="24"/>
          <w:u w:val="single"/>
        </w:rPr>
      </w:pPr>
      <w:r w:rsidDel="00000000" w:rsidR="00000000" w:rsidRPr="00000000">
        <w:rPr>
          <w:color w:val="ff1f35"/>
          <w:sz w:val="24"/>
          <w:szCs w:val="24"/>
          <w:rtl w:val="0"/>
        </w:rPr>
        <w:t xml:space="preserve">                 </w:t>
      </w:r>
      <w:r w:rsidDel="00000000" w:rsidR="00000000" w:rsidRPr="00000000">
        <w:rPr>
          <w:color w:val="212529"/>
          <w:sz w:val="24"/>
          <w:szCs w:val="24"/>
          <w:u w:val="single"/>
          <w:rtl w:val="0"/>
        </w:rPr>
        <w:t xml:space="preserve">2.3.5.1Profile</w:t>
      </w:r>
    </w:p>
    <w:p w:rsidR="00000000" w:rsidDel="00000000" w:rsidP="00000000" w:rsidRDefault="00000000" w:rsidRPr="00000000" w14:paraId="0000003E">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2.3.5.2 Preferences</w:t>
      </w:r>
    </w:p>
    <w:p w:rsidR="00000000" w:rsidDel="00000000" w:rsidP="00000000" w:rsidRDefault="00000000" w:rsidRPr="00000000" w14:paraId="0000003F">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2.3.5.3 Messages</w:t>
      </w:r>
    </w:p>
    <w:p w:rsidR="00000000" w:rsidDel="00000000" w:rsidP="00000000" w:rsidRDefault="00000000" w:rsidRPr="00000000" w14:paraId="00000040">
      <w:pPr>
        <w:spacing w:line="276" w:lineRule="auto"/>
        <w:jc w:val="both"/>
        <w:rPr>
          <w:color w:val="212529"/>
          <w:sz w:val="24"/>
          <w:szCs w:val="24"/>
          <w:u w:val="single"/>
        </w:rPr>
      </w:pPr>
      <w:r w:rsidDel="00000000" w:rsidR="00000000" w:rsidRPr="00000000">
        <w:rPr>
          <w:color w:val="212529"/>
          <w:sz w:val="24"/>
          <w:szCs w:val="24"/>
          <w:rtl w:val="0"/>
        </w:rPr>
        <w:t xml:space="preserve">                 </w:t>
      </w:r>
      <w:r w:rsidDel="00000000" w:rsidR="00000000" w:rsidRPr="00000000">
        <w:rPr>
          <w:color w:val="212529"/>
          <w:sz w:val="24"/>
          <w:szCs w:val="24"/>
          <w:u w:val="single"/>
          <w:rtl w:val="0"/>
        </w:rPr>
        <w:t xml:space="preserve">2.3.5.4 Log out</w:t>
      </w:r>
    </w:p>
    <w:p w:rsidR="00000000" w:rsidDel="00000000" w:rsidP="00000000" w:rsidRDefault="00000000" w:rsidRPr="00000000" w14:paraId="00000041">
      <w:pPr>
        <w:spacing w:line="276" w:lineRule="auto"/>
        <w:ind w:firstLine="720"/>
        <w:jc w:val="both"/>
        <w:rPr>
          <w:color w:val="ff0000"/>
          <w:sz w:val="24"/>
          <w:szCs w:val="24"/>
          <w:u w:val="single"/>
        </w:rPr>
      </w:pPr>
      <w:r w:rsidDel="00000000" w:rsidR="00000000" w:rsidRPr="00000000">
        <w:rPr>
          <w:rtl w:val="0"/>
        </w:rPr>
      </w:r>
    </w:p>
    <w:p w:rsidR="00000000" w:rsidDel="00000000" w:rsidP="00000000" w:rsidRDefault="00000000" w:rsidRPr="00000000" w14:paraId="00000042">
      <w:pPr>
        <w:spacing w:line="276" w:lineRule="auto"/>
        <w:jc w:val="both"/>
        <w:rPr>
          <w:color w:val="212529"/>
          <w:sz w:val="24"/>
          <w:szCs w:val="24"/>
          <w:u w:val="single"/>
        </w:rPr>
      </w:pPr>
      <w:r w:rsidDel="00000000" w:rsidR="00000000" w:rsidRPr="00000000">
        <w:rPr>
          <w:rtl w:val="0"/>
        </w:rPr>
      </w:r>
    </w:p>
    <w:p w:rsidR="00000000" w:rsidDel="00000000" w:rsidP="00000000" w:rsidRDefault="00000000" w:rsidRPr="00000000" w14:paraId="00000043">
      <w:pPr>
        <w:spacing w:line="276" w:lineRule="auto"/>
        <w:ind w:firstLine="720"/>
        <w:jc w:val="both"/>
        <w:rPr>
          <w:color w:val="ff0000"/>
          <w:sz w:val="24"/>
          <w:szCs w:val="24"/>
          <w:u w:val="single"/>
        </w:rPr>
      </w:pPr>
      <w:r w:rsidDel="00000000" w:rsidR="00000000" w:rsidRPr="00000000">
        <w:rPr>
          <w:rtl w:val="0"/>
        </w:rPr>
      </w:r>
    </w:p>
    <w:p w:rsidR="00000000" w:rsidDel="00000000" w:rsidP="00000000" w:rsidRDefault="00000000" w:rsidRPr="00000000" w14:paraId="00000044">
      <w:pPr>
        <w:pStyle w:val="Heading2"/>
        <w:spacing w:after="0" w:before="0" w:line="276" w:lineRule="auto"/>
        <w:jc w:val="both"/>
        <w:rPr>
          <w:b w:val="1"/>
          <w:bCs w:val="1"/>
          <w:color w:val="0000ff"/>
          <w:sz w:val="28"/>
          <w:szCs w:val="28"/>
        </w:rPr>
      </w:pPr>
      <w:bookmarkStart w:colFirst="0" w:colLast="0" w:name="_cn4mor2ue1h9" w:id="1"/>
      <w:bookmarkEnd w:id="1"/>
      <w:r w:rsidDel="00000000" w:rsidR="00000000" w:rsidRPr="00000000">
        <w:rPr>
          <w:b w:val="1"/>
          <w:bCs w:val="1"/>
          <w:color w:val="0000ff"/>
          <w:sz w:val="28"/>
          <w:szCs w:val="28"/>
          <w:rtl w:val="0"/>
        </w:rPr>
        <w:t xml:space="preserve">2.1 Клиент</w:t>
      </w:r>
    </w:p>
    <w:p w:rsidR="00000000" w:rsidDel="00000000" w:rsidP="00000000" w:rsidRDefault="00000000" w:rsidRPr="00000000" w14:paraId="00000045">
      <w:pPr>
        <w:spacing w:line="276" w:lineRule="auto"/>
        <w:jc w:val="both"/>
        <w:rPr>
          <w:b w:val="1"/>
          <w:bCs w:val="1"/>
          <w:color w:val="0000ff"/>
          <w:sz w:val="28"/>
          <w:szCs w:val="28"/>
        </w:rPr>
      </w:pPr>
      <w:r w:rsidDel="00000000" w:rsidR="00000000" w:rsidRPr="00000000">
        <w:rPr>
          <w:rtl w:val="0"/>
        </w:rPr>
      </w:r>
    </w:p>
    <w:p w:rsidR="00000000" w:rsidDel="00000000" w:rsidP="00000000" w:rsidRDefault="00000000" w:rsidRPr="00000000" w14:paraId="00000046">
      <w:pPr>
        <w:pStyle w:val="Heading3"/>
        <w:spacing w:after="0" w:before="0" w:line="276" w:lineRule="auto"/>
        <w:jc w:val="both"/>
        <w:rPr>
          <w:b w:val="1"/>
          <w:bCs w:val="1"/>
          <w:color w:val="0000ff"/>
        </w:rPr>
      </w:pPr>
      <w:bookmarkStart w:colFirst="0" w:colLast="0" w:name="_2aq39rs00vc0" w:id="2"/>
      <w:bookmarkEnd w:id="2"/>
      <w:r w:rsidDel="00000000" w:rsidR="00000000" w:rsidRPr="00000000">
        <w:rPr>
          <w:b w:val="1"/>
          <w:bCs w:val="1"/>
          <w:color w:val="0000ff"/>
          <w:rtl w:val="0"/>
        </w:rPr>
        <w:t xml:space="preserve">2.1.1 Регистрация като Клиент</w:t>
      </w:r>
    </w:p>
    <w:p w:rsidR="00000000" w:rsidDel="00000000" w:rsidP="00000000" w:rsidRDefault="00000000" w:rsidRPr="00000000" w14:paraId="00000047">
      <w:pPr>
        <w:spacing w:line="276" w:lineRule="auto"/>
        <w:jc w:val="both"/>
        <w:rPr>
          <w:sz w:val="30"/>
          <w:szCs w:val="30"/>
          <w:u w:val="single"/>
        </w:rPr>
      </w:pPr>
      <w:r w:rsidDel="00000000" w:rsidR="00000000" w:rsidRPr="00000000">
        <w:rPr>
          <w:rtl w:val="0"/>
        </w:rPr>
      </w:r>
    </w:p>
    <w:p w:rsidR="00000000" w:rsidDel="00000000" w:rsidP="00000000" w:rsidRDefault="00000000" w:rsidRPr="00000000" w14:paraId="00000048">
      <w:pPr>
        <w:spacing w:line="276" w:lineRule="auto"/>
        <w:jc w:val="both"/>
        <w:rPr>
          <w:sz w:val="24"/>
          <w:szCs w:val="24"/>
        </w:rPr>
      </w:pPr>
      <w:r w:rsidDel="00000000" w:rsidR="00000000" w:rsidRPr="00000000">
        <w:rPr>
          <w:sz w:val="24"/>
          <w:szCs w:val="24"/>
          <w:rtl w:val="0"/>
        </w:rPr>
        <w:t xml:space="preserve">Клиентът избира бутон от началната страница “Create Account”, след избор на този бутон се зарежда страница с 2 избора - Become a CLient / Become an iTasker. За целите на това описание ще разгледаме потребителският път свързан с това да се регистрира потребителски акаунт / или следваме опцията “Become a client”</w:t>
      </w:r>
    </w:p>
    <w:p w:rsidR="00000000" w:rsidDel="00000000" w:rsidP="00000000" w:rsidRDefault="00000000" w:rsidRPr="00000000" w14:paraId="00000049">
      <w:pPr>
        <w:spacing w:line="276" w:lineRule="auto"/>
        <w:jc w:val="both"/>
        <w:rPr>
          <w:sz w:val="26"/>
          <w:szCs w:val="26"/>
        </w:rPr>
      </w:pPr>
      <w:r w:rsidDel="00000000" w:rsidR="00000000" w:rsidRPr="00000000">
        <w:rPr>
          <w:sz w:val="26"/>
          <w:szCs w:val="26"/>
          <w:rtl w:val="0"/>
        </w:rPr>
        <w:t xml:space="preserve">При избор на бутон “Become a client” се визуализира секция, в която трябва да се попълнят личните данни на потребителя.</w:t>
      </w:r>
    </w:p>
    <w:p w:rsidR="00000000" w:rsidDel="00000000" w:rsidP="00000000" w:rsidRDefault="00000000" w:rsidRPr="00000000" w14:paraId="0000004A">
      <w:pPr>
        <w:spacing w:line="276" w:lineRule="auto"/>
        <w:jc w:val="both"/>
        <w:rPr>
          <w:sz w:val="34"/>
          <w:szCs w:val="34"/>
        </w:rPr>
      </w:pPr>
      <w:r w:rsidDel="00000000" w:rsidR="00000000" w:rsidRPr="00000000">
        <w:rPr>
          <w:sz w:val="34"/>
          <w:szCs w:val="34"/>
        </w:rPr>
        <w:drawing>
          <wp:inline distB="114300" distT="114300" distL="114300" distR="114300">
            <wp:extent cx="4253304" cy="2832399"/>
            <wp:effectExtent b="25400" l="25400" r="25400" t="25400"/>
            <wp:docPr id="135" name="image127.png"/>
            <a:graphic>
              <a:graphicData uri="http://schemas.openxmlformats.org/drawingml/2006/picture">
                <pic:pic>
                  <pic:nvPicPr>
                    <pic:cNvPr id="0" name="image127.png"/>
                    <pic:cNvPicPr preferRelativeResize="0"/>
                  </pic:nvPicPr>
                  <pic:blipFill>
                    <a:blip r:embed="rId7"/>
                    <a:srcRect b="0" l="0" r="0" t="0"/>
                    <a:stretch>
                      <a:fillRect/>
                    </a:stretch>
                  </pic:blipFill>
                  <pic:spPr>
                    <a:xfrm>
                      <a:off x="0" y="0"/>
                      <a:ext cx="4253304" cy="2832399"/>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jc w:val="both"/>
        <w:rPr>
          <w:sz w:val="34"/>
          <w:szCs w:val="34"/>
        </w:rPr>
      </w:pPr>
      <w:r w:rsidDel="00000000" w:rsidR="00000000" w:rsidRPr="00000000">
        <w:rPr>
          <w:rtl w:val="0"/>
        </w:rPr>
      </w:r>
    </w:p>
    <w:p w:rsidR="00000000" w:rsidDel="00000000" w:rsidP="00000000" w:rsidRDefault="00000000" w:rsidRPr="00000000" w14:paraId="0000004C">
      <w:pPr>
        <w:spacing w:line="276" w:lineRule="auto"/>
        <w:jc w:val="both"/>
        <w:rPr>
          <w:b w:val="1"/>
          <w:bCs w:val="1"/>
          <w:sz w:val="28"/>
          <w:szCs w:val="28"/>
        </w:rPr>
      </w:pPr>
      <w:r w:rsidDel="00000000" w:rsidR="00000000" w:rsidRPr="00000000">
        <w:rPr>
          <w:sz w:val="26"/>
          <w:szCs w:val="26"/>
          <w:rtl w:val="0"/>
        </w:rPr>
        <w:t xml:space="preserve">При създаването на клиентски акаунт  потребителя трябва да може да попълни следните полета:</w:t>
      </w:r>
      <w:r w:rsidDel="00000000" w:rsidR="00000000" w:rsidRPr="00000000">
        <w:rPr>
          <w:rtl w:val="0"/>
        </w:rPr>
      </w:r>
    </w:p>
    <w:p w:rsidR="00000000" w:rsidDel="00000000" w:rsidP="00000000" w:rsidRDefault="00000000" w:rsidRPr="00000000" w14:paraId="0000004D">
      <w:pPr>
        <w:numPr>
          <w:ilvl w:val="0"/>
          <w:numId w:val="4"/>
        </w:numPr>
        <w:spacing w:line="276" w:lineRule="auto"/>
        <w:ind w:left="720" w:hanging="360"/>
        <w:jc w:val="both"/>
        <w:rPr>
          <w:sz w:val="26"/>
          <w:szCs w:val="26"/>
        </w:rPr>
      </w:pPr>
      <w:r w:rsidDel="00000000" w:rsidR="00000000" w:rsidRPr="00000000">
        <w:rPr>
          <w:sz w:val="26"/>
          <w:szCs w:val="26"/>
          <w:rtl w:val="0"/>
        </w:rPr>
        <w:t xml:space="preserve">  First name - от 2 символа до 255 символа;</w:t>
      </w:r>
    </w:p>
    <w:p w:rsidR="00000000" w:rsidDel="00000000" w:rsidP="00000000" w:rsidRDefault="00000000" w:rsidRPr="00000000" w14:paraId="0000004E">
      <w:pPr>
        <w:numPr>
          <w:ilvl w:val="0"/>
          <w:numId w:val="4"/>
        </w:numPr>
        <w:spacing w:line="276" w:lineRule="auto"/>
        <w:ind w:left="720" w:hanging="360"/>
        <w:jc w:val="both"/>
        <w:rPr>
          <w:sz w:val="26"/>
          <w:szCs w:val="26"/>
        </w:rPr>
      </w:pPr>
      <w:r w:rsidDel="00000000" w:rsidR="00000000" w:rsidRPr="00000000">
        <w:rPr>
          <w:sz w:val="26"/>
          <w:szCs w:val="26"/>
          <w:rtl w:val="0"/>
        </w:rPr>
        <w:t xml:space="preserve">  Last name - от 2 до 255 символа;</w:t>
      </w:r>
    </w:p>
    <w:p w:rsidR="00000000" w:rsidDel="00000000" w:rsidP="00000000" w:rsidRDefault="00000000" w:rsidRPr="00000000" w14:paraId="0000004F">
      <w:pPr>
        <w:numPr>
          <w:ilvl w:val="0"/>
          <w:numId w:val="4"/>
        </w:numPr>
        <w:spacing w:line="276" w:lineRule="auto"/>
        <w:ind w:left="720" w:hanging="360"/>
        <w:jc w:val="both"/>
        <w:rPr>
          <w:sz w:val="26"/>
          <w:szCs w:val="26"/>
        </w:rPr>
      </w:pPr>
      <w:r w:rsidDel="00000000" w:rsidR="00000000" w:rsidRPr="00000000">
        <w:rPr>
          <w:sz w:val="26"/>
          <w:szCs w:val="26"/>
          <w:rtl w:val="0"/>
        </w:rPr>
        <w:t xml:space="preserve"> Email-трябва да е валиден, с реален домейн, да съдържа символа “@”, от 5 до 255 символа - език (допустими са всички познати и поддържани езици, вкл. Латинска и кирилска азбука)</w:t>
      </w:r>
    </w:p>
    <w:p w:rsidR="00000000" w:rsidDel="00000000" w:rsidP="00000000" w:rsidRDefault="00000000" w:rsidRPr="00000000" w14:paraId="00000050">
      <w:pPr>
        <w:numPr>
          <w:ilvl w:val="0"/>
          <w:numId w:val="4"/>
        </w:numPr>
        <w:spacing w:line="276" w:lineRule="auto"/>
        <w:ind w:left="720" w:hanging="360"/>
        <w:jc w:val="both"/>
        <w:rPr>
          <w:sz w:val="26"/>
          <w:szCs w:val="26"/>
        </w:rPr>
      </w:pPr>
      <w:r w:rsidDel="00000000" w:rsidR="00000000" w:rsidRPr="00000000">
        <w:rPr>
          <w:sz w:val="26"/>
          <w:szCs w:val="26"/>
          <w:rtl w:val="0"/>
        </w:rPr>
        <w:t xml:space="preserve"> Phone number - трябва да започва винаги с код +1; максимален брой символи -15 (плюс “-” и ”+” )</w:t>
      </w:r>
    </w:p>
    <w:p w:rsidR="00000000" w:rsidDel="00000000" w:rsidP="00000000" w:rsidRDefault="00000000" w:rsidRPr="00000000" w14:paraId="00000051">
      <w:pPr>
        <w:numPr>
          <w:ilvl w:val="0"/>
          <w:numId w:val="4"/>
        </w:numPr>
        <w:spacing w:line="276" w:lineRule="auto"/>
        <w:ind w:left="720" w:hanging="360"/>
        <w:jc w:val="both"/>
        <w:rPr>
          <w:sz w:val="26"/>
          <w:szCs w:val="26"/>
        </w:rPr>
      </w:pPr>
      <w:r w:rsidDel="00000000" w:rsidR="00000000" w:rsidRPr="00000000">
        <w:rPr>
          <w:sz w:val="26"/>
          <w:szCs w:val="26"/>
          <w:rtl w:val="0"/>
        </w:rPr>
        <w:t xml:space="preserve"> Zip\Postal code-при започване на изписване на пощенския кода да се показва падащо поле с предложения.</w:t>
      </w:r>
    </w:p>
    <w:p w:rsidR="00000000" w:rsidDel="00000000" w:rsidP="00000000" w:rsidRDefault="00000000" w:rsidRPr="00000000" w14:paraId="00000052">
      <w:pPr>
        <w:spacing w:line="276" w:lineRule="auto"/>
        <w:jc w:val="both"/>
        <w:rPr>
          <w:sz w:val="34"/>
          <w:szCs w:val="34"/>
        </w:rPr>
      </w:pPr>
      <w:r w:rsidDel="00000000" w:rsidR="00000000" w:rsidRPr="00000000">
        <w:rPr>
          <w:sz w:val="34"/>
          <w:szCs w:val="34"/>
        </w:rPr>
        <w:drawing>
          <wp:inline distB="114300" distT="114300" distL="114300" distR="114300">
            <wp:extent cx="3290888" cy="2154835"/>
            <wp:effectExtent b="25400" l="25400" r="25400" t="25400"/>
            <wp:docPr id="28"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290888" cy="2154835"/>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jc w:val="both"/>
        <w:rPr>
          <w:sz w:val="34"/>
          <w:szCs w:val="34"/>
        </w:rPr>
      </w:pPr>
      <w:r w:rsidDel="00000000" w:rsidR="00000000" w:rsidRPr="00000000">
        <w:rPr>
          <w:rtl w:val="0"/>
        </w:rPr>
      </w:r>
    </w:p>
    <w:p w:rsidR="00000000" w:rsidDel="00000000" w:rsidP="00000000" w:rsidRDefault="00000000" w:rsidRPr="00000000" w14:paraId="00000054">
      <w:pPr>
        <w:spacing w:line="276" w:lineRule="auto"/>
        <w:jc w:val="both"/>
        <w:rPr>
          <w:sz w:val="26"/>
          <w:szCs w:val="26"/>
        </w:rPr>
      </w:pPr>
      <w:r w:rsidDel="00000000" w:rsidR="00000000" w:rsidRPr="00000000">
        <w:rPr>
          <w:sz w:val="26"/>
          <w:szCs w:val="26"/>
          <w:rtl w:val="0"/>
        </w:rPr>
        <w:t xml:space="preserve">Всички полета са задължителни.</w:t>
      </w:r>
    </w:p>
    <w:p w:rsidR="00000000" w:rsidDel="00000000" w:rsidP="00000000" w:rsidRDefault="00000000" w:rsidRPr="00000000" w14:paraId="00000055">
      <w:pPr>
        <w:spacing w:line="276" w:lineRule="auto"/>
        <w:jc w:val="both"/>
        <w:rPr>
          <w:sz w:val="26"/>
          <w:szCs w:val="26"/>
        </w:rPr>
      </w:pPr>
      <w:r w:rsidDel="00000000" w:rsidR="00000000" w:rsidRPr="00000000">
        <w:rPr>
          <w:sz w:val="26"/>
          <w:szCs w:val="26"/>
          <w:rtl w:val="0"/>
        </w:rPr>
        <w:t xml:space="preserve">След коректно попълнени полета се избира бутон “Create account”</w:t>
      </w:r>
    </w:p>
    <w:p w:rsidR="00000000" w:rsidDel="00000000" w:rsidP="00000000" w:rsidRDefault="00000000" w:rsidRPr="00000000" w14:paraId="00000056">
      <w:pPr>
        <w:spacing w:line="276" w:lineRule="auto"/>
        <w:jc w:val="both"/>
        <w:rPr>
          <w:sz w:val="26"/>
          <w:szCs w:val="26"/>
        </w:rPr>
      </w:pPr>
      <w:r w:rsidDel="00000000" w:rsidR="00000000" w:rsidRPr="00000000">
        <w:rPr>
          <w:rtl w:val="0"/>
        </w:rPr>
      </w:r>
    </w:p>
    <w:p w:rsidR="00000000" w:rsidDel="00000000" w:rsidP="00000000" w:rsidRDefault="00000000" w:rsidRPr="00000000" w14:paraId="00000057">
      <w:pPr>
        <w:spacing w:line="276" w:lineRule="auto"/>
        <w:jc w:val="both"/>
        <w:rPr>
          <w:sz w:val="26"/>
          <w:szCs w:val="26"/>
        </w:rPr>
      </w:pPr>
      <w:r w:rsidDel="00000000" w:rsidR="00000000" w:rsidRPr="00000000">
        <w:rPr>
          <w:sz w:val="26"/>
          <w:szCs w:val="26"/>
          <w:rtl w:val="0"/>
        </w:rPr>
        <w:t xml:space="preserve">След успешна регистрация автоматично се изпраща имейл към регистрирания потребител с информация за неговия имейл и  парола за достъп до системата.</w:t>
      </w:r>
    </w:p>
    <w:p w:rsidR="00000000" w:rsidDel="00000000" w:rsidP="00000000" w:rsidRDefault="00000000" w:rsidRPr="00000000" w14:paraId="00000058">
      <w:pPr>
        <w:spacing w:line="276" w:lineRule="auto"/>
        <w:jc w:val="both"/>
        <w:rPr>
          <w:sz w:val="26"/>
          <w:szCs w:val="26"/>
        </w:rPr>
      </w:pPr>
      <w:r w:rsidDel="00000000" w:rsidR="00000000" w:rsidRPr="00000000">
        <w:rPr>
          <w:rtl w:val="0"/>
        </w:rPr>
      </w:r>
    </w:p>
    <w:p w:rsidR="00000000" w:rsidDel="00000000" w:rsidP="00000000" w:rsidRDefault="00000000" w:rsidRPr="00000000" w14:paraId="00000059">
      <w:pPr>
        <w:spacing w:line="276" w:lineRule="auto"/>
        <w:jc w:val="both"/>
        <w:rPr>
          <w:sz w:val="26"/>
          <w:szCs w:val="26"/>
        </w:rPr>
      </w:pPr>
      <w:r w:rsidDel="00000000" w:rsidR="00000000" w:rsidRPr="00000000">
        <w:rPr>
          <w:sz w:val="26"/>
          <w:szCs w:val="26"/>
        </w:rPr>
        <w:drawing>
          <wp:inline distB="114300" distT="114300" distL="114300" distR="114300">
            <wp:extent cx="4682333" cy="3671888"/>
            <wp:effectExtent b="25400" l="25400" r="25400" t="25400"/>
            <wp:docPr id="139" name="image155.png"/>
            <a:graphic>
              <a:graphicData uri="http://schemas.openxmlformats.org/drawingml/2006/picture">
                <pic:pic>
                  <pic:nvPicPr>
                    <pic:cNvPr id="0" name="image155.png"/>
                    <pic:cNvPicPr preferRelativeResize="0"/>
                  </pic:nvPicPr>
                  <pic:blipFill>
                    <a:blip r:embed="rId9"/>
                    <a:srcRect b="0" l="0" r="0" t="0"/>
                    <a:stretch>
                      <a:fillRect/>
                    </a:stretch>
                  </pic:blipFill>
                  <pic:spPr>
                    <a:xfrm>
                      <a:off x="0" y="0"/>
                      <a:ext cx="4682333" cy="3671888"/>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spacing w:line="276" w:lineRule="auto"/>
        <w:jc w:val="both"/>
        <w:rPr>
          <w:sz w:val="26"/>
          <w:szCs w:val="26"/>
        </w:rPr>
      </w:pPr>
      <w:r w:rsidDel="00000000" w:rsidR="00000000" w:rsidRPr="00000000">
        <w:rPr>
          <w:sz w:val="26"/>
          <w:szCs w:val="26"/>
          <w:rtl w:val="0"/>
        </w:rPr>
        <w:t xml:space="preserve">От клиента не се очакват никакви допълнителни действия.</w:t>
      </w:r>
    </w:p>
    <w:p w:rsidR="00000000" w:rsidDel="00000000" w:rsidP="00000000" w:rsidRDefault="00000000" w:rsidRPr="00000000" w14:paraId="0000005B">
      <w:pPr>
        <w:spacing w:line="276" w:lineRule="auto"/>
        <w:jc w:val="both"/>
        <w:rPr>
          <w:sz w:val="26"/>
          <w:szCs w:val="26"/>
        </w:rPr>
      </w:pPr>
      <w:r w:rsidDel="00000000" w:rsidR="00000000" w:rsidRPr="00000000">
        <w:rPr>
          <w:rtl w:val="0"/>
        </w:rPr>
      </w:r>
    </w:p>
    <w:p w:rsidR="00000000" w:rsidDel="00000000" w:rsidP="00000000" w:rsidRDefault="00000000" w:rsidRPr="00000000" w14:paraId="0000005C">
      <w:pPr>
        <w:spacing w:line="276" w:lineRule="auto"/>
        <w:jc w:val="both"/>
        <w:rPr>
          <w:sz w:val="34"/>
          <w:szCs w:val="34"/>
        </w:rPr>
      </w:pPr>
      <w:r w:rsidDel="00000000" w:rsidR="00000000" w:rsidRPr="00000000">
        <w:rPr>
          <w:rtl w:val="0"/>
        </w:rPr>
      </w:r>
    </w:p>
    <w:p w:rsidR="00000000" w:rsidDel="00000000" w:rsidP="00000000" w:rsidRDefault="00000000" w:rsidRPr="00000000" w14:paraId="0000005D">
      <w:pPr>
        <w:pStyle w:val="Heading3"/>
        <w:spacing w:after="0" w:before="0" w:line="276" w:lineRule="auto"/>
        <w:jc w:val="both"/>
        <w:rPr>
          <w:b w:val="1"/>
          <w:bCs w:val="1"/>
          <w:color w:val="0000ff"/>
        </w:rPr>
      </w:pPr>
      <w:bookmarkStart w:colFirst="0" w:colLast="0" w:name="_i3oz0v8v3a03" w:id="3"/>
      <w:bookmarkEnd w:id="3"/>
      <w:r w:rsidDel="00000000" w:rsidR="00000000" w:rsidRPr="00000000">
        <w:rPr>
          <w:b w:val="1"/>
          <w:bCs w:val="1"/>
          <w:color w:val="0000ff"/>
          <w:rtl w:val="0"/>
        </w:rPr>
        <w:t xml:space="preserve">2.1.2 Sign in като Клиент</w:t>
      </w:r>
    </w:p>
    <w:p w:rsidR="00000000" w:rsidDel="00000000" w:rsidP="00000000" w:rsidRDefault="00000000" w:rsidRPr="00000000" w14:paraId="0000005E">
      <w:pPr>
        <w:spacing w:line="276" w:lineRule="auto"/>
        <w:jc w:val="both"/>
        <w:rPr>
          <w:color w:val="38761d"/>
          <w:sz w:val="28"/>
          <w:szCs w:val="28"/>
          <w:u w:val="single"/>
        </w:rPr>
      </w:pPr>
      <w:r w:rsidDel="00000000" w:rsidR="00000000" w:rsidRPr="00000000">
        <w:rPr>
          <w:rtl w:val="0"/>
        </w:rPr>
      </w:r>
    </w:p>
    <w:p w:rsidR="00000000" w:rsidDel="00000000" w:rsidP="00000000" w:rsidRDefault="00000000" w:rsidRPr="00000000" w14:paraId="0000005F">
      <w:pPr>
        <w:spacing w:line="276" w:lineRule="auto"/>
        <w:jc w:val="both"/>
        <w:rPr>
          <w:color w:val="212529"/>
          <w:sz w:val="26"/>
          <w:szCs w:val="26"/>
        </w:rPr>
      </w:pPr>
      <w:r w:rsidDel="00000000" w:rsidR="00000000" w:rsidRPr="00000000">
        <w:rPr>
          <w:color w:val="212529"/>
          <w:sz w:val="26"/>
          <w:szCs w:val="26"/>
          <w:rtl w:val="0"/>
        </w:rPr>
        <w:t xml:space="preserve">Клиентът може да влезе в профила си от бутон ‘’Sign in’’ , намиращ се в меню хедър.</w:t>
      </w:r>
    </w:p>
    <w:p w:rsidR="00000000" w:rsidDel="00000000" w:rsidP="00000000" w:rsidRDefault="00000000" w:rsidRPr="00000000" w14:paraId="00000060">
      <w:pPr>
        <w:spacing w:line="276" w:lineRule="auto"/>
        <w:jc w:val="both"/>
        <w:rPr>
          <w:sz w:val="34"/>
          <w:szCs w:val="34"/>
          <w:u w:val="single"/>
        </w:rPr>
      </w:pPr>
      <w:r w:rsidDel="00000000" w:rsidR="00000000" w:rsidRPr="00000000">
        <w:rPr>
          <w:rtl w:val="0"/>
        </w:rPr>
      </w:r>
    </w:p>
    <w:p w:rsidR="00000000" w:rsidDel="00000000" w:rsidP="00000000" w:rsidRDefault="00000000" w:rsidRPr="00000000" w14:paraId="00000061">
      <w:pPr>
        <w:spacing w:line="276" w:lineRule="auto"/>
        <w:jc w:val="both"/>
        <w:rPr>
          <w:sz w:val="34"/>
          <w:szCs w:val="34"/>
          <w:u w:val="single"/>
        </w:rPr>
      </w:pPr>
      <w:r w:rsidDel="00000000" w:rsidR="00000000" w:rsidRPr="00000000">
        <w:rPr>
          <w:sz w:val="34"/>
          <w:szCs w:val="34"/>
          <w:u w:val="single"/>
        </w:rPr>
        <w:drawing>
          <wp:inline distB="114300" distT="114300" distL="114300" distR="114300">
            <wp:extent cx="4808340" cy="3613961"/>
            <wp:effectExtent b="25400" l="25400" r="25400" t="25400"/>
            <wp:docPr id="2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808340" cy="3613961"/>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jc w:val="both"/>
        <w:rPr>
          <w:sz w:val="34"/>
          <w:szCs w:val="34"/>
          <w:u w:val="single"/>
        </w:rPr>
      </w:pPr>
      <w:r w:rsidDel="00000000" w:rsidR="00000000" w:rsidRPr="00000000">
        <w:rPr>
          <w:rtl w:val="0"/>
        </w:rPr>
      </w:r>
    </w:p>
    <w:p w:rsidR="00000000" w:rsidDel="00000000" w:rsidP="00000000" w:rsidRDefault="00000000" w:rsidRPr="00000000" w14:paraId="00000063">
      <w:pPr>
        <w:spacing w:line="276" w:lineRule="auto"/>
        <w:jc w:val="both"/>
        <w:rPr>
          <w:sz w:val="28"/>
          <w:szCs w:val="28"/>
        </w:rPr>
      </w:pPr>
      <w:r w:rsidDel="00000000" w:rsidR="00000000" w:rsidRPr="00000000">
        <w:rPr>
          <w:sz w:val="26"/>
          <w:szCs w:val="26"/>
          <w:rtl w:val="0"/>
        </w:rPr>
        <w:t xml:space="preserve">При избор на бутон за влизане в системата като клиент, потребителя трябва да попълни следните полета:</w:t>
      </w:r>
      <w:r w:rsidDel="00000000" w:rsidR="00000000" w:rsidRPr="00000000">
        <w:rPr>
          <w:rtl w:val="0"/>
        </w:rPr>
      </w:r>
    </w:p>
    <w:p w:rsidR="00000000" w:rsidDel="00000000" w:rsidP="00000000" w:rsidRDefault="00000000" w:rsidRPr="00000000" w14:paraId="00000064">
      <w:pPr>
        <w:numPr>
          <w:ilvl w:val="0"/>
          <w:numId w:val="84"/>
        </w:numPr>
        <w:spacing w:line="276" w:lineRule="auto"/>
        <w:ind w:left="720" w:hanging="360"/>
        <w:jc w:val="both"/>
        <w:rPr>
          <w:sz w:val="26"/>
          <w:szCs w:val="26"/>
        </w:rPr>
      </w:pPr>
      <w:r w:rsidDel="00000000" w:rsidR="00000000" w:rsidRPr="00000000">
        <w:rPr>
          <w:sz w:val="26"/>
          <w:szCs w:val="26"/>
          <w:rtl w:val="0"/>
        </w:rPr>
        <w:t xml:space="preserve"> Email -  </w:t>
      </w:r>
      <w:r w:rsidDel="00000000" w:rsidR="00000000" w:rsidRPr="00000000">
        <w:rPr>
          <w:sz w:val="26"/>
          <w:szCs w:val="26"/>
          <w:rtl w:val="0"/>
        </w:rPr>
        <w:t xml:space="preserve">който</w:t>
      </w:r>
      <w:r w:rsidDel="00000000" w:rsidR="00000000" w:rsidRPr="00000000">
        <w:rPr>
          <w:sz w:val="26"/>
          <w:szCs w:val="26"/>
          <w:rtl w:val="0"/>
        </w:rPr>
        <w:t xml:space="preserve"> трябва да бъде минимум 5 символа, да има символа @</w:t>
      </w:r>
    </w:p>
    <w:p w:rsidR="00000000" w:rsidDel="00000000" w:rsidP="00000000" w:rsidRDefault="00000000" w:rsidRPr="00000000" w14:paraId="00000065">
      <w:pPr>
        <w:numPr>
          <w:ilvl w:val="0"/>
          <w:numId w:val="84"/>
        </w:numPr>
        <w:spacing w:line="276" w:lineRule="auto"/>
        <w:ind w:left="720" w:hanging="360"/>
        <w:jc w:val="both"/>
        <w:rPr>
          <w:sz w:val="26"/>
          <w:szCs w:val="26"/>
        </w:rPr>
      </w:pPr>
      <w:r w:rsidDel="00000000" w:rsidR="00000000" w:rsidRPr="00000000">
        <w:rPr>
          <w:sz w:val="26"/>
          <w:szCs w:val="26"/>
          <w:rtl w:val="0"/>
        </w:rPr>
        <w:t xml:space="preserve"> Password - която трябва да бъде минимум 8 символа </w:t>
      </w:r>
    </w:p>
    <w:p w:rsidR="00000000" w:rsidDel="00000000" w:rsidP="00000000" w:rsidRDefault="00000000" w:rsidRPr="00000000" w14:paraId="00000066">
      <w:pPr>
        <w:numPr>
          <w:ilvl w:val="0"/>
          <w:numId w:val="84"/>
        </w:numPr>
        <w:spacing w:line="276" w:lineRule="auto"/>
        <w:ind w:left="720" w:hanging="360"/>
        <w:jc w:val="both"/>
        <w:rPr>
          <w:sz w:val="26"/>
          <w:szCs w:val="26"/>
        </w:rPr>
      </w:pPr>
      <w:r w:rsidDel="00000000" w:rsidR="00000000" w:rsidRPr="00000000">
        <w:rPr>
          <w:sz w:val="26"/>
          <w:szCs w:val="26"/>
          <w:rtl w:val="0"/>
        </w:rPr>
        <w:t xml:space="preserve"> Forgot Password - съдържа поле за попълване на имейл. При попълването на имейл, излиза съобщение с текст, че инструкциите при забравена парола са изпратени на дадения имейл.</w:t>
      </w:r>
    </w:p>
    <w:p w:rsidR="00000000" w:rsidDel="00000000" w:rsidP="00000000" w:rsidRDefault="00000000" w:rsidRPr="00000000" w14:paraId="00000067">
      <w:pPr>
        <w:spacing w:line="276" w:lineRule="auto"/>
        <w:jc w:val="both"/>
        <w:rPr>
          <w:sz w:val="34"/>
          <w:szCs w:val="34"/>
        </w:rPr>
      </w:pPr>
      <w:r w:rsidDel="00000000" w:rsidR="00000000" w:rsidRPr="00000000">
        <w:rPr>
          <w:color w:val="ff0000"/>
          <w:sz w:val="34"/>
          <w:szCs w:val="34"/>
        </w:rPr>
        <w:drawing>
          <wp:inline distB="114300" distT="114300" distL="114300" distR="114300">
            <wp:extent cx="4169642" cy="2624138"/>
            <wp:effectExtent b="25400" l="25400" r="25400" t="25400"/>
            <wp:docPr id="69"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4169642" cy="2624138"/>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spacing w:line="276" w:lineRule="auto"/>
        <w:jc w:val="both"/>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Възможни проблеми</w:t>
      </w:r>
      <w:r w:rsidDel="00000000" w:rsidR="00000000" w:rsidRPr="00000000">
        <w:rPr>
          <w:sz w:val="26"/>
          <w:szCs w:val="26"/>
          <w:rtl w:val="0"/>
        </w:rPr>
        <w:t xml:space="preserve">: Изпратения имейл с инструкции отива в папка “Рекламни съобщения”</w:t>
      </w:r>
      <w:r w:rsidDel="00000000" w:rsidR="00000000" w:rsidRPr="00000000">
        <w:rPr>
          <w:sz w:val="34"/>
          <w:szCs w:val="34"/>
          <w:rtl w:val="0"/>
        </w:rPr>
        <w:t xml:space="preserve">/</w:t>
      </w:r>
      <w:r w:rsidDel="00000000" w:rsidR="00000000" w:rsidRPr="00000000">
        <w:rPr>
          <w:sz w:val="26"/>
          <w:szCs w:val="26"/>
          <w:rtl w:val="0"/>
        </w:rPr>
        <w:t xml:space="preserve">”Спам”</w:t>
      </w:r>
    </w:p>
    <w:p w:rsidR="00000000" w:rsidDel="00000000" w:rsidP="00000000" w:rsidRDefault="00000000" w:rsidRPr="00000000" w14:paraId="00000069">
      <w:pPr>
        <w:spacing w:line="276" w:lineRule="auto"/>
        <w:jc w:val="both"/>
        <w:rPr>
          <w:color w:val="ff0000"/>
          <w:sz w:val="34"/>
          <w:szCs w:val="34"/>
        </w:rPr>
      </w:pPr>
      <w:r w:rsidDel="00000000" w:rsidR="00000000" w:rsidRPr="00000000">
        <w:rPr>
          <w:rtl w:val="0"/>
        </w:rPr>
      </w:r>
    </w:p>
    <w:p w:rsidR="00000000" w:rsidDel="00000000" w:rsidP="00000000" w:rsidRDefault="00000000" w:rsidRPr="00000000" w14:paraId="0000006A">
      <w:pPr>
        <w:spacing w:line="276" w:lineRule="auto"/>
        <w:jc w:val="both"/>
        <w:rPr>
          <w:color w:val="ff0000"/>
          <w:sz w:val="34"/>
          <w:szCs w:val="34"/>
        </w:rPr>
      </w:pPr>
      <w:r w:rsidDel="00000000" w:rsidR="00000000" w:rsidRPr="00000000">
        <w:rPr>
          <w:rtl w:val="0"/>
        </w:rPr>
      </w:r>
    </w:p>
    <w:p w:rsidR="00000000" w:rsidDel="00000000" w:rsidP="00000000" w:rsidRDefault="00000000" w:rsidRPr="00000000" w14:paraId="0000006B">
      <w:pPr>
        <w:numPr>
          <w:ilvl w:val="0"/>
          <w:numId w:val="59"/>
        </w:numPr>
        <w:spacing w:line="276" w:lineRule="auto"/>
        <w:ind w:left="720" w:hanging="360"/>
        <w:jc w:val="both"/>
        <w:rPr>
          <w:sz w:val="26"/>
          <w:szCs w:val="26"/>
        </w:rPr>
      </w:pPr>
      <w:commentRangeStart w:id="0"/>
      <w:r w:rsidDel="00000000" w:rsidR="00000000" w:rsidRPr="00000000">
        <w:rPr>
          <w:sz w:val="26"/>
          <w:szCs w:val="26"/>
          <w:rtl w:val="0"/>
        </w:rPr>
        <w:t xml:space="preserve">При натискане на бутон ‘’Continue’’ - се влиза в системата и потребителя се препраща към страница Dashboard, за създаване на нова задача</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C">
      <w:pPr>
        <w:spacing w:line="276" w:lineRule="auto"/>
        <w:jc w:val="both"/>
        <w:rPr>
          <w:color w:val="0000ff"/>
          <w:sz w:val="28"/>
          <w:szCs w:val="28"/>
          <w:u w:val="single"/>
        </w:rPr>
      </w:pPr>
      <w:r w:rsidDel="00000000" w:rsidR="00000000" w:rsidRPr="00000000">
        <w:rPr>
          <w:rtl w:val="0"/>
        </w:rPr>
      </w:r>
    </w:p>
    <w:p w:rsidR="00000000" w:rsidDel="00000000" w:rsidP="00000000" w:rsidRDefault="00000000" w:rsidRPr="00000000" w14:paraId="0000006D">
      <w:pPr>
        <w:pStyle w:val="Heading3"/>
        <w:spacing w:after="0" w:before="0" w:line="276" w:lineRule="auto"/>
        <w:jc w:val="both"/>
        <w:rPr>
          <w:b w:val="1"/>
          <w:bCs w:val="1"/>
          <w:color w:val="0000ff"/>
        </w:rPr>
      </w:pPr>
      <w:bookmarkStart w:colFirst="0" w:colLast="0" w:name="_ljxmz8z1ayx" w:id="4"/>
      <w:bookmarkEnd w:id="4"/>
      <w:r w:rsidDel="00000000" w:rsidR="00000000" w:rsidRPr="00000000">
        <w:rPr>
          <w:b w:val="1"/>
          <w:bCs w:val="1"/>
          <w:color w:val="0000ff"/>
          <w:rtl w:val="0"/>
        </w:rPr>
        <w:t xml:space="preserve">2.1.3 Създаване на задачи от Клиент</w:t>
      </w:r>
    </w:p>
    <w:p w:rsidR="00000000" w:rsidDel="00000000" w:rsidP="00000000" w:rsidRDefault="00000000" w:rsidRPr="00000000" w14:paraId="0000006E">
      <w:pPr>
        <w:spacing w:line="276" w:lineRule="auto"/>
        <w:jc w:val="both"/>
        <w:rPr>
          <w:sz w:val="26"/>
          <w:szCs w:val="26"/>
        </w:rPr>
      </w:pPr>
      <w:del w:author="Nina Pavlova" w:id="1" w:date="2026-04-29T20:50:46Z">
        <w:r w:rsidDel="00000000" w:rsidR="00000000" w:rsidRPr="00000000">
          <w:rPr>
            <w:color w:val="38761d"/>
            <w:sz w:val="40"/>
            <w:szCs w:val="40"/>
            <w:u w:val="single"/>
          </w:rPr>
          <w:drawing>
            <wp:inline distB="114300" distT="114300" distL="114300" distR="114300">
              <wp:extent cx="919163" cy="4519792"/>
              <wp:effectExtent b="25400" l="25400" r="25400" t="25400"/>
              <wp:docPr id="126" name="image122.png"/>
              <a:graphic>
                <a:graphicData uri="http://schemas.openxmlformats.org/drawingml/2006/picture">
                  <pic:pic>
                    <pic:nvPicPr>
                      <pic:cNvPr id="0" name="image122.png"/>
                      <pic:cNvPicPr preferRelativeResize="0"/>
                    </pic:nvPicPr>
                    <pic:blipFill>
                      <a:blip r:embed="rId12"/>
                      <a:srcRect b="0" l="0" r="0" t="0"/>
                      <a:stretch>
                        <a:fillRect/>
                      </a:stretch>
                    </pic:blipFill>
                    <pic:spPr>
                      <a:xfrm>
                        <a:off x="0" y="0"/>
                        <a:ext cx="919163" cy="4519792"/>
                      </a:xfrm>
                      <a:prstGeom prst="rect"/>
                      <a:ln w="25400">
                        <a:solidFill>
                          <a:srgbClr val="434343"/>
                        </a:solidFill>
                        <a:prstDash val="solid"/>
                      </a:ln>
                    </pic:spPr>
                  </pic:pic>
                </a:graphicData>
              </a:graphic>
            </wp:inline>
          </w:drawing>
        </w:r>
      </w:del>
      <w:r w:rsidDel="00000000" w:rsidR="00000000" w:rsidRPr="00000000">
        <w:rPr>
          <w:sz w:val="26"/>
          <w:szCs w:val="26"/>
          <w:rtl w:val="0"/>
        </w:rPr>
        <w:t xml:space="preserve"> </w:t>
      </w:r>
    </w:p>
    <w:p w:rsidR="00000000" w:rsidDel="00000000" w:rsidP="00000000" w:rsidRDefault="00000000" w:rsidRPr="00000000" w14:paraId="0000006F">
      <w:pPr>
        <w:spacing w:line="276" w:lineRule="auto"/>
        <w:jc w:val="both"/>
        <w:rPr>
          <w:color w:val="212529"/>
          <w:sz w:val="26"/>
          <w:szCs w:val="26"/>
        </w:rPr>
      </w:pPr>
      <w:r w:rsidDel="00000000" w:rsidR="00000000" w:rsidRPr="00000000">
        <w:rPr>
          <w:color w:val="212529"/>
          <w:sz w:val="26"/>
          <w:szCs w:val="26"/>
          <w:rtl w:val="0"/>
        </w:rPr>
        <w:t xml:space="preserve">В хедъра, клиентът има следните опции:</w:t>
      </w:r>
    </w:p>
    <w:p w:rsidR="00000000" w:rsidDel="00000000" w:rsidP="00000000" w:rsidRDefault="00000000" w:rsidRPr="00000000" w14:paraId="00000070">
      <w:pPr>
        <w:numPr>
          <w:ilvl w:val="0"/>
          <w:numId w:val="85"/>
        </w:numPr>
        <w:spacing w:line="276" w:lineRule="auto"/>
        <w:ind w:left="1440" w:hanging="360"/>
        <w:jc w:val="both"/>
        <w:rPr>
          <w:color w:val="212529"/>
          <w:sz w:val="26"/>
          <w:szCs w:val="26"/>
        </w:rPr>
      </w:pPr>
      <w:r w:rsidDel="00000000" w:rsidR="00000000" w:rsidRPr="00000000">
        <w:rPr>
          <w:color w:val="212529"/>
          <w:sz w:val="26"/>
          <w:szCs w:val="26"/>
          <w:rtl w:val="0"/>
        </w:rPr>
        <w:t xml:space="preserve">Dashboard</w:t>
      </w:r>
      <w:ins w:author="Nina Pavlova" w:id="1" w:date="2026-04-29T20:50:46Z">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919163" cy="4519792"/>
              <wp:effectExtent b="25400" l="25400" r="25400" t="25400"/>
              <wp:docPr id="114" name="image122.png"/>
              <a:graphic>
                <a:graphicData uri="http://schemas.openxmlformats.org/drawingml/2006/picture">
                  <pic:pic>
                    <pic:nvPicPr>
                      <pic:cNvPr id="0" name="image122.png"/>
                      <pic:cNvPicPr preferRelativeResize="0"/>
                    </pic:nvPicPr>
                    <pic:blipFill>
                      <a:blip r:embed="rId12"/>
                      <a:srcRect b="0" l="0" r="0" t="0"/>
                      <a:stretch>
                        <a:fillRect/>
                      </a:stretch>
                    </pic:blipFill>
                    <pic:spPr>
                      <a:xfrm>
                        <a:off x="0" y="0"/>
                        <a:ext cx="919163" cy="4519792"/>
                      </a:xfrm>
                      <a:prstGeom prst="rect"/>
                      <a:ln w="25400">
                        <a:solidFill>
                          <a:srgbClr val="434343"/>
                        </a:solidFill>
                        <a:prstDash val="solid"/>
                      </a:ln>
                    </pic:spPr>
                  </pic:pic>
                </a:graphicData>
              </a:graphic>
            </wp:inline>
          </w:drawing>
        </w:r>
      </w:ins>
      <w:r w:rsidDel="00000000" w:rsidR="00000000" w:rsidRPr="00000000">
        <w:rPr>
          <w:rtl w:val="0"/>
        </w:rPr>
      </w:r>
    </w:p>
    <w:p w:rsidR="00000000" w:rsidDel="00000000" w:rsidP="00000000" w:rsidRDefault="00000000" w:rsidRPr="00000000" w14:paraId="00000071">
      <w:pPr>
        <w:numPr>
          <w:ilvl w:val="0"/>
          <w:numId w:val="85"/>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Discount club</w:t>
      </w:r>
    </w:p>
    <w:p w:rsidR="00000000" w:rsidDel="00000000" w:rsidP="00000000" w:rsidRDefault="00000000" w:rsidRPr="00000000" w14:paraId="00000072">
      <w:pPr>
        <w:numPr>
          <w:ilvl w:val="0"/>
          <w:numId w:val="85"/>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Finance</w:t>
      </w:r>
    </w:p>
    <w:p w:rsidR="00000000" w:rsidDel="00000000" w:rsidP="00000000" w:rsidRDefault="00000000" w:rsidRPr="00000000" w14:paraId="00000073">
      <w:pPr>
        <w:numPr>
          <w:ilvl w:val="0"/>
          <w:numId w:val="85"/>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Messages </w:t>
      </w:r>
    </w:p>
    <w:p w:rsidR="00000000" w:rsidDel="00000000" w:rsidP="00000000" w:rsidRDefault="00000000" w:rsidRPr="00000000" w14:paraId="00000074">
      <w:pPr>
        <w:numPr>
          <w:ilvl w:val="0"/>
          <w:numId w:val="85"/>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Connections</w:t>
      </w:r>
    </w:p>
    <w:p w:rsidR="00000000" w:rsidDel="00000000" w:rsidP="00000000" w:rsidRDefault="00000000" w:rsidRPr="00000000" w14:paraId="00000075">
      <w:pPr>
        <w:numPr>
          <w:ilvl w:val="0"/>
          <w:numId w:val="85"/>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Blog</w:t>
      </w:r>
    </w:p>
    <w:p w:rsidR="00000000" w:rsidDel="00000000" w:rsidP="00000000" w:rsidRDefault="00000000" w:rsidRPr="00000000" w14:paraId="00000076">
      <w:pPr>
        <w:numPr>
          <w:ilvl w:val="0"/>
          <w:numId w:val="85"/>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+Create Task button</w:t>
      </w:r>
    </w:p>
    <w:p w:rsidR="00000000" w:rsidDel="00000000" w:rsidP="00000000" w:rsidRDefault="00000000" w:rsidRPr="00000000" w14:paraId="00000077">
      <w:pPr>
        <w:spacing w:line="276" w:lineRule="auto"/>
        <w:ind w:left="720" w:firstLine="0"/>
        <w:jc w:val="both"/>
        <w:rPr>
          <w:color w:val="38761d"/>
          <w:sz w:val="40"/>
          <w:szCs w:val="40"/>
          <w:u w:val="single"/>
          <w:rPrChange w:author="Nina Pavlova" w:id="2" w:date="2026-04-29T20:50:46Z">
            <w:rPr>
              <w:color w:val="38761d"/>
              <w:sz w:val="40"/>
              <w:szCs w:val="40"/>
              <w:u w:val="single"/>
            </w:rPr>
          </w:rPrChange>
        </w:rPr>
      </w:pPr>
      <w:r w:rsidDel="00000000" w:rsidR="00000000" w:rsidRPr="00000000">
        <w:rPr>
          <w:rtl w:val="0"/>
        </w:rPr>
      </w:r>
    </w:p>
    <w:p w:rsidR="00000000" w:rsidDel="00000000" w:rsidP="00000000" w:rsidRDefault="00000000" w:rsidRPr="00000000" w14:paraId="0000007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Бутон ‘’Dashboard’’ се намира в sidebar менюто и при избирането му  се отваря страница, на която има различни секции.(Този бутон е активен само, когато клиента е влязъл в профила си) Секциите са:</w:t>
      </w:r>
    </w:p>
    <w:p w:rsidR="00000000" w:rsidDel="00000000" w:rsidP="00000000" w:rsidRDefault="00000000" w:rsidRPr="00000000" w14:paraId="00000079">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7A">
      <w:pPr>
        <w:numPr>
          <w:ilvl w:val="0"/>
          <w:numId w:val="18"/>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Active - секция, съдържаща списък със създадени нови таскове, към които все още няма кандидатствал iTasker.</w:t>
      </w:r>
    </w:p>
    <w:p w:rsidR="00000000" w:rsidDel="00000000" w:rsidP="00000000" w:rsidRDefault="00000000" w:rsidRPr="00000000" w14:paraId="0000007B">
      <w:pPr>
        <w:numPr>
          <w:ilvl w:val="0"/>
          <w:numId w:val="18"/>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Requests - секция, съдържаща списък с таскове, по които е кандидатствал iTasker, бил е одобрен и таска е в процес на изпълнение.</w:t>
      </w:r>
    </w:p>
    <w:p w:rsidR="00000000" w:rsidDel="00000000" w:rsidP="00000000" w:rsidRDefault="00000000" w:rsidRPr="00000000" w14:paraId="0000007C">
      <w:pPr>
        <w:numPr>
          <w:ilvl w:val="0"/>
          <w:numId w:val="18"/>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Closed - секция, съдържаща списък с вече изпълнени или отменени таскове.</w:t>
      </w:r>
    </w:p>
    <w:p w:rsidR="00000000" w:rsidDel="00000000" w:rsidP="00000000" w:rsidRDefault="00000000" w:rsidRPr="00000000" w14:paraId="0000007D">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7E">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Бутон ‘’New task’’, се намира на страницата Dashboard (горе вдясно) .</w:t>
      </w:r>
    </w:p>
    <w:p w:rsidR="00000000" w:rsidDel="00000000" w:rsidP="00000000" w:rsidRDefault="00000000" w:rsidRPr="00000000" w14:paraId="0000007F">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947738" cy="947738"/>
            <wp:effectExtent b="25400" l="25400" r="25400" t="25400"/>
            <wp:docPr id="89" name="image87.png"/>
            <a:graphic>
              <a:graphicData uri="http://schemas.openxmlformats.org/drawingml/2006/picture">
                <pic:pic>
                  <pic:nvPicPr>
                    <pic:cNvPr id="0" name="image87.png"/>
                    <pic:cNvPicPr preferRelativeResize="0"/>
                  </pic:nvPicPr>
                  <pic:blipFill>
                    <a:blip r:embed="rId13"/>
                    <a:srcRect b="0" l="0" r="0" t="0"/>
                    <a:stretch>
                      <a:fillRect/>
                    </a:stretch>
                  </pic:blipFill>
                  <pic:spPr>
                    <a:xfrm>
                      <a:off x="0" y="0"/>
                      <a:ext cx="947738" cy="947738"/>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избирането му, клиента се препраща към </w:t>
      </w:r>
      <w:r w:rsidDel="00000000" w:rsidR="00000000" w:rsidRPr="00000000">
        <w:rPr>
          <w:color w:val="38761d"/>
          <w:sz w:val="40"/>
          <w:szCs w:val="40"/>
          <w:u w:val="single"/>
          <w:rtl w:val="0"/>
          <w:rPrChange w:author="Nina Pavlova" w:id="2" w:date="2026-04-29T20:50:46Z">
            <w:rPr>
              <w:color w:val="212529"/>
              <w:sz w:val="26"/>
              <w:szCs w:val="26"/>
            </w:rPr>
          </w:rPrChange>
        </w:rPr>
        <w:t xml:space="preserve">Select a Service from Categories below страница</w:t>
      </w:r>
      <w:r w:rsidDel="00000000" w:rsidR="00000000" w:rsidRPr="00000000">
        <w:rPr>
          <w:color w:val="38761d"/>
          <w:sz w:val="40"/>
          <w:szCs w:val="40"/>
          <w:u w:val="single"/>
          <w:rtl w:val="0"/>
          <w:rPrChange w:author="Nina Pavlova" w:id="2" w:date="2026-04-29T20:50:46Z">
            <w:rPr>
              <w:sz w:val="26"/>
              <w:szCs w:val="26"/>
            </w:rPr>
          </w:rPrChange>
        </w:rPr>
        <w:t xml:space="preserve">, където се намират и категориите услуги. Така клиента избира категория и подкатегория, към която се отнася задачата.</w:t>
      </w:r>
    </w:p>
    <w:p w:rsidR="00000000" w:rsidDel="00000000" w:rsidP="00000000" w:rsidRDefault="00000000" w:rsidRPr="00000000" w14:paraId="00000081">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избрана вид услуга, се отваря страница за създаване на таск, където се описват детайлите по таска от клиента.</w:t>
      </w:r>
    </w:p>
    <w:p w:rsidR="00000000" w:rsidDel="00000000" w:rsidP="00000000" w:rsidRDefault="00000000" w:rsidRPr="00000000" w14:paraId="00000082">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83">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8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Създаването на задача съдържа 4 стъпки:</w:t>
      </w:r>
    </w:p>
    <w:p w:rsidR="00000000" w:rsidDel="00000000" w:rsidP="00000000" w:rsidRDefault="00000000" w:rsidRPr="00000000" w14:paraId="00000085">
      <w:pPr>
        <w:numPr>
          <w:ilvl w:val="0"/>
          <w:numId w:val="57"/>
        </w:numPr>
        <w:spacing w:line="276" w:lineRule="auto"/>
        <w:ind w:left="144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Select Task Type</w:t>
      </w:r>
    </w:p>
    <w:p w:rsidR="00000000" w:rsidDel="00000000" w:rsidP="00000000" w:rsidRDefault="00000000" w:rsidRPr="00000000" w14:paraId="00000086">
      <w:pPr>
        <w:numPr>
          <w:ilvl w:val="0"/>
          <w:numId w:val="57"/>
        </w:numPr>
        <w:spacing w:line="276" w:lineRule="auto"/>
        <w:ind w:left="144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Task Detail</w:t>
      </w:r>
    </w:p>
    <w:p w:rsidR="00000000" w:rsidDel="00000000" w:rsidP="00000000" w:rsidRDefault="00000000" w:rsidRPr="00000000" w14:paraId="00000087">
      <w:pPr>
        <w:numPr>
          <w:ilvl w:val="0"/>
          <w:numId w:val="57"/>
        </w:numPr>
        <w:spacing w:line="276" w:lineRule="auto"/>
        <w:ind w:left="144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Time &amp; Place</w:t>
      </w:r>
    </w:p>
    <w:p w:rsidR="00000000" w:rsidDel="00000000" w:rsidP="00000000" w:rsidRDefault="00000000" w:rsidRPr="00000000" w14:paraId="00000088">
      <w:pPr>
        <w:numPr>
          <w:ilvl w:val="0"/>
          <w:numId w:val="57"/>
        </w:numPr>
        <w:spacing w:line="276" w:lineRule="auto"/>
        <w:ind w:left="144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Review and Confirm</w:t>
      </w:r>
    </w:p>
    <w:p w:rsidR="00000000" w:rsidDel="00000000" w:rsidP="00000000" w:rsidRDefault="00000000" w:rsidRPr="00000000" w14:paraId="00000089">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8A">
      <w:pPr>
        <w:numPr>
          <w:ilvl w:val="0"/>
          <w:numId w:val="28"/>
        </w:numPr>
        <w:spacing w:line="276" w:lineRule="auto"/>
        <w:ind w:left="720" w:hanging="360"/>
        <w:jc w:val="both"/>
        <w:rPr>
          <w:b w:val="1"/>
          <w:bCs w:val="1"/>
          <w:sz w:val="26"/>
          <w:szCs w:val="26"/>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Select Task type (стъпка 1)</w:t>
      </w:r>
    </w:p>
    <w:p w:rsidR="00000000" w:rsidDel="00000000" w:rsidP="00000000" w:rsidRDefault="00000000" w:rsidRPr="00000000" w14:paraId="0000008B">
      <w:pPr>
        <w:spacing w:line="276" w:lineRule="auto"/>
        <w:jc w:val="both"/>
        <w:rPr>
          <w:color w:val="38761d"/>
          <w:sz w:val="40"/>
          <w:szCs w:val="40"/>
          <w:u w:val="single"/>
          <w:rPrChange w:author="Nina Pavlova" w:id="2" w:date="2026-04-29T20:50:46Z">
            <w:rPr>
              <w:i w:val="1"/>
              <w:iCs w:val="1"/>
              <w:sz w:val="36"/>
              <w:szCs w:val="36"/>
              <w:shd w:fill="f1c232" w:val="clear"/>
            </w:rPr>
          </w:rPrChange>
        </w:rPr>
      </w:pPr>
      <w:r w:rsidDel="00000000" w:rsidR="00000000" w:rsidRPr="00000000">
        <w:rPr>
          <w:color w:val="38761d"/>
          <w:sz w:val="40"/>
          <w:szCs w:val="40"/>
          <w:u w:val="single"/>
          <w:rtl w:val="0"/>
          <w:rPrChange w:author="Nina Pavlova" w:id="2" w:date="2026-04-29T20:50:46Z">
            <w:rPr>
              <w:sz w:val="26"/>
              <w:szCs w:val="26"/>
            </w:rPr>
          </w:rPrChange>
        </w:rPr>
        <w:t xml:space="preserve">Клиентът може да избира между три вида задачи</w:t>
      </w:r>
      <w:r w:rsidDel="00000000" w:rsidR="00000000" w:rsidRPr="00000000">
        <w:rPr>
          <w:color w:val="38761d"/>
          <w:sz w:val="40"/>
          <w:szCs w:val="40"/>
          <w:u w:val="single"/>
          <w:rtl w:val="0"/>
          <w:rPrChange w:author="Nina Pavlova" w:id="2" w:date="2026-04-29T20:50:46Z">
            <w:rPr>
              <w:sz w:val="32"/>
              <w:szCs w:val="32"/>
            </w:rPr>
          </w:rPrChange>
        </w:rPr>
        <w:t xml:space="preserve">:</w:t>
      </w:r>
      <w:r w:rsidDel="00000000" w:rsidR="00000000" w:rsidRPr="00000000">
        <w:rPr>
          <w:rtl w:val="0"/>
        </w:rPr>
      </w:r>
    </w:p>
    <w:p w:rsidR="00000000" w:rsidDel="00000000" w:rsidP="00000000" w:rsidRDefault="00000000" w:rsidRPr="00000000" w14:paraId="0000008C">
      <w:pPr>
        <w:spacing w:line="276" w:lineRule="auto"/>
        <w:jc w:val="both"/>
        <w:rPr>
          <w:color w:val="38761d"/>
          <w:sz w:val="40"/>
          <w:szCs w:val="40"/>
          <w:u w:val="single"/>
          <w:rPrChange w:author="Nina Pavlova" w:id="2" w:date="2026-04-29T20:50:46Z">
            <w:rPr>
              <w:i w:val="1"/>
              <w:iCs w:val="1"/>
              <w:sz w:val="36"/>
              <w:szCs w:val="36"/>
              <w:shd w:fill="f1c232" w:val="clear"/>
            </w:rPr>
          </w:rPrChange>
        </w:rPr>
      </w:pPr>
      <w:r w:rsidDel="00000000" w:rsidR="00000000" w:rsidRPr="00000000">
        <w:rPr>
          <w:rtl w:val="0"/>
        </w:rPr>
      </w:r>
    </w:p>
    <w:p w:rsidR="00000000" w:rsidDel="00000000" w:rsidP="00000000" w:rsidRDefault="00000000" w:rsidRPr="00000000" w14:paraId="0000008D">
      <w:pPr>
        <w:spacing w:line="276" w:lineRule="auto"/>
        <w:jc w:val="both"/>
        <w:rPr>
          <w:color w:val="38761d"/>
          <w:sz w:val="40"/>
          <w:szCs w:val="40"/>
          <w:u w:val="single"/>
          <w:rPrChange w:author="Nina Pavlova" w:id="2" w:date="2026-04-29T20:50:46Z">
            <w:rPr>
              <w:i w:val="1"/>
              <w:iCs w:val="1"/>
              <w:sz w:val="36"/>
              <w:szCs w:val="36"/>
              <w:shd w:fill="f1c232" w:val="clear"/>
            </w:rPr>
          </w:rPrChange>
        </w:rPr>
      </w:pPr>
      <w:r w:rsidDel="00000000" w:rsidR="00000000" w:rsidRPr="00000000">
        <w:rPr>
          <w:rtl w:val="0"/>
        </w:rPr>
      </w:r>
    </w:p>
    <w:p w:rsidR="00000000" w:rsidDel="00000000" w:rsidP="00000000" w:rsidRDefault="00000000" w:rsidRPr="00000000" w14:paraId="0000008E">
      <w:pPr>
        <w:spacing w:line="276" w:lineRule="auto"/>
        <w:jc w:val="both"/>
        <w:rPr>
          <w:color w:val="38761d"/>
          <w:sz w:val="40"/>
          <w:szCs w:val="40"/>
          <w:u w:val="single"/>
          <w:rPrChange w:author="Nina Pavlova" w:id="2" w:date="2026-04-29T20:50:46Z">
            <w:rPr>
              <w:i w:val="1"/>
              <w:iCs w:val="1"/>
              <w:sz w:val="36"/>
              <w:szCs w:val="36"/>
              <w:shd w:fill="f1c232" w:val="clear"/>
            </w:rPr>
          </w:rPrChange>
        </w:rPr>
      </w:pPr>
      <w:r w:rsidDel="00000000" w:rsidR="00000000" w:rsidRPr="00000000">
        <w:rPr>
          <w:rtl w:val="0"/>
        </w:rPr>
      </w:r>
    </w:p>
    <w:p w:rsidR="00000000" w:rsidDel="00000000" w:rsidP="00000000" w:rsidRDefault="00000000" w:rsidRPr="00000000" w14:paraId="0000008F">
      <w:pPr>
        <w:spacing w:line="276" w:lineRule="auto"/>
        <w:jc w:val="both"/>
        <w:rPr>
          <w:color w:val="38761d"/>
          <w:sz w:val="40"/>
          <w:szCs w:val="40"/>
          <w:u w:val="single"/>
          <w:rPrChange w:author="Nina Pavlova" w:id="2" w:date="2026-04-29T20:50:46Z">
            <w:rPr>
              <w:i w:val="1"/>
              <w:iCs w:val="1"/>
              <w:sz w:val="36"/>
              <w:szCs w:val="36"/>
              <w:shd w:fill="f1c232" w:val="clear"/>
            </w:rPr>
          </w:rPrChange>
        </w:rPr>
      </w:pPr>
      <w:r w:rsidDel="00000000" w:rsidR="00000000" w:rsidRPr="00000000">
        <w:rPr>
          <w:rtl w:val="0"/>
        </w:rPr>
      </w:r>
    </w:p>
    <w:p w:rsidR="00000000" w:rsidDel="00000000" w:rsidP="00000000" w:rsidRDefault="00000000" w:rsidRPr="00000000" w14:paraId="00000090">
      <w:pPr>
        <w:spacing w:line="276" w:lineRule="auto"/>
        <w:jc w:val="both"/>
        <w:rPr>
          <w:color w:val="38761d"/>
          <w:sz w:val="40"/>
          <w:szCs w:val="40"/>
          <w:u w:val="single"/>
          <w:rPrChange w:author="Nina Pavlova" w:id="2" w:date="2026-04-29T20:50:46Z">
            <w:rPr>
              <w:i w:val="1"/>
              <w:iCs w:val="1"/>
              <w:sz w:val="36"/>
              <w:szCs w:val="36"/>
              <w:shd w:fill="f1c232" w:val="clear"/>
            </w:rPr>
          </w:rPrChange>
        </w:rPr>
      </w:pPr>
      <w:r w:rsidDel="00000000" w:rsidR="00000000" w:rsidRPr="00000000">
        <w:rPr>
          <w:rtl w:val="0"/>
        </w:rPr>
      </w:r>
    </w:p>
    <w:p w:rsidR="00000000" w:rsidDel="00000000" w:rsidP="00000000" w:rsidRDefault="00000000" w:rsidRPr="00000000" w14:paraId="00000091">
      <w:pPr>
        <w:spacing w:line="276" w:lineRule="auto"/>
        <w:jc w:val="both"/>
        <w:rPr>
          <w:color w:val="38761d"/>
          <w:sz w:val="40"/>
          <w:szCs w:val="40"/>
          <w:u w:val="single"/>
          <w:rPrChange w:author="Nina Pavlova" w:id="2" w:date="2026-04-29T20:50:46Z">
            <w:rPr>
              <w:sz w:val="32"/>
              <w:szCs w:val="32"/>
              <w:shd w:fill="f8f9fa" w:val="clear"/>
            </w:rPr>
          </w:rPrChange>
        </w:rPr>
      </w:pPr>
      <w:r w:rsidDel="00000000" w:rsidR="00000000" w:rsidRPr="00000000">
        <w:rPr>
          <w:color w:val="38761d"/>
          <w:sz w:val="40"/>
          <w:szCs w:val="40"/>
          <w:u w:val="single"/>
          <w:rtl w:val="0"/>
          <w:rPrChange w:author="Nina Pavlova" w:id="2" w:date="2026-04-29T20:50:46Z">
            <w:rPr>
              <w:sz w:val="32"/>
              <w:szCs w:val="32"/>
              <w:shd w:fill="f8f9fa" w:val="clear"/>
            </w:rPr>
          </w:rPrChange>
        </w:rPr>
        <w:t xml:space="preserve">-Pay per Task - Book Now</w:t>
      </w:r>
    </w:p>
    <w:p w:rsidR="00000000" w:rsidDel="00000000" w:rsidP="00000000" w:rsidRDefault="00000000" w:rsidRPr="00000000" w14:paraId="00000092">
      <w:pPr>
        <w:spacing w:line="276" w:lineRule="auto"/>
        <w:jc w:val="both"/>
        <w:rPr>
          <w:color w:val="38761d"/>
          <w:sz w:val="40"/>
          <w:szCs w:val="40"/>
          <w:u w:val="single"/>
          <w:rPrChange w:author="Nina Pavlova" w:id="2" w:date="2026-04-29T20:50:46Z">
            <w:rPr>
              <w:i w:val="1"/>
              <w:iCs w:val="1"/>
              <w:sz w:val="38"/>
              <w:szCs w:val="38"/>
            </w:rPr>
          </w:rPrChange>
        </w:rPr>
      </w:pPr>
      <w:r w:rsidDel="00000000" w:rsidR="00000000" w:rsidRPr="00000000">
        <w:rPr>
          <w:color w:val="38761d"/>
          <w:sz w:val="40"/>
          <w:szCs w:val="40"/>
          <w:u w:val="single"/>
          <w:rPrChange w:author="Nina Pavlova" w:id="2" w:date="2026-04-29T20:50:46Z">
            <w:rPr>
              <w:i w:val="1"/>
              <w:iCs w:val="1"/>
              <w:sz w:val="38"/>
              <w:szCs w:val="38"/>
            </w:rPr>
          </w:rPrChange>
        </w:rPr>
        <w:drawing>
          <wp:inline distB="114300" distT="114300" distL="114300" distR="114300">
            <wp:extent cx="5943600" cy="368300"/>
            <wp:effectExtent b="25400" l="25400" r="25400" t="25400"/>
            <wp:docPr id="51"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3683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94">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rtl w:val="0"/>
        </w:rPr>
      </w:r>
    </w:p>
    <w:p w:rsidR="00000000" w:rsidDel="00000000" w:rsidP="00000000" w:rsidRDefault="00000000" w:rsidRPr="00000000" w14:paraId="0000009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Pay per Task</w:t>
      </w:r>
      <w:r w:rsidDel="00000000" w:rsidR="00000000" w:rsidRPr="00000000">
        <w:rPr>
          <w:color w:val="38761d"/>
          <w:sz w:val="40"/>
          <w:szCs w:val="40"/>
          <w:u w:val="single"/>
          <w:rtl w:val="0"/>
          <w:rPrChange w:author="Nina Pavlova" w:id="2" w:date="2026-04-29T20:50:46Z">
            <w:rPr>
              <w:sz w:val="26"/>
              <w:szCs w:val="26"/>
            </w:rPr>
          </w:rPrChange>
        </w:rPr>
        <w:t xml:space="preserve"> е вид задача, при която клиентът създава своят таск със специфична цена. Цената е най-използваната за конкретната услуга и се определя от системата на база всички завършени задачи за последния месец. Информация за задачата ще бъде изпратена на всички iTaskers (контрактори), които са отбелязали, че извършват този вид услуги и първият свободен контрактор, който избере задачата ще бъде този, който ще я изпълни.</w:t>
      </w:r>
    </w:p>
    <w:p w:rsidR="00000000" w:rsidDel="00000000" w:rsidP="00000000" w:rsidRDefault="00000000" w:rsidRPr="00000000" w14:paraId="00000096">
      <w:pPr>
        <w:spacing w:line="276" w:lineRule="auto"/>
        <w:jc w:val="both"/>
        <w:rPr>
          <w:color w:val="38761d"/>
          <w:sz w:val="40"/>
          <w:szCs w:val="40"/>
          <w:u w:val="single"/>
          <w:rPrChange w:author="Nina Pavlova" w:id="2" w:date="2026-04-29T20:50:46Z">
            <w:rPr>
              <w:b w:val="1"/>
              <w:bCs w:val="1"/>
              <w:sz w:val="28"/>
              <w:szCs w:val="28"/>
            </w:rPr>
          </w:rPrChange>
        </w:rPr>
      </w:pPr>
      <w:r w:rsidDel="00000000" w:rsidR="00000000" w:rsidRPr="00000000">
        <w:rPr>
          <w:rtl w:val="0"/>
        </w:rPr>
      </w:r>
    </w:p>
    <w:p w:rsidR="00000000" w:rsidDel="00000000" w:rsidP="00000000" w:rsidRDefault="00000000" w:rsidRPr="00000000" w14:paraId="0000009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Страницата съдържа</w:t>
      </w:r>
      <w:r w:rsidDel="00000000" w:rsidR="00000000" w:rsidRPr="00000000">
        <w:rPr>
          <w:color w:val="38761d"/>
          <w:sz w:val="40"/>
          <w:szCs w:val="40"/>
          <w:u w:val="single"/>
          <w:rtl w:val="0"/>
          <w:rPrChange w:author="Nina Pavlova" w:id="2" w:date="2026-04-29T20:50:46Z">
            <w:rPr>
              <w:sz w:val="26"/>
              <w:szCs w:val="26"/>
            </w:rPr>
          </w:rPrChange>
        </w:rPr>
        <w:t xml:space="preserve">: </w:t>
      </w:r>
    </w:p>
    <w:p w:rsidR="00000000" w:rsidDel="00000000" w:rsidP="00000000" w:rsidRDefault="00000000" w:rsidRPr="00000000" w14:paraId="00000098">
      <w:pPr>
        <w:numPr>
          <w:ilvl w:val="0"/>
          <w:numId w:val="6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Task details - въвежда се от админа при създаване/редактиране на категория.</w:t>
      </w:r>
      <w:r w:rsidDel="00000000" w:rsidR="00000000" w:rsidRPr="00000000">
        <w:rPr>
          <w:rtl w:val="0"/>
        </w:rPr>
      </w:r>
    </w:p>
    <w:p w:rsidR="00000000" w:rsidDel="00000000" w:rsidP="00000000" w:rsidRDefault="00000000" w:rsidRPr="00000000" w14:paraId="00000099">
      <w:pPr>
        <w:numPr>
          <w:ilvl w:val="0"/>
          <w:numId w:val="6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Секция Cost for this service -  цена на услугата. </w:t>
      </w:r>
    </w:p>
    <w:p w:rsidR="00000000" w:rsidDel="00000000" w:rsidP="00000000" w:rsidRDefault="00000000" w:rsidRPr="00000000" w14:paraId="0000009A">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9B">
      <w:pPr>
        <w:spacing w:line="276" w:lineRule="auto"/>
        <w:jc w:val="both"/>
        <w:rPr>
          <w:color w:val="38761d"/>
          <w:sz w:val="40"/>
          <w:szCs w:val="40"/>
          <w:u w:val="single"/>
          <w:rPrChange w:author="Nina Pavlova" w:id="2" w:date="2026-04-29T20:50:46Z">
            <w:rPr>
              <w:sz w:val="32"/>
              <w:szCs w:val="32"/>
              <w:shd w:fill="f8f9fa" w:val="clear"/>
            </w:rPr>
          </w:rPrChange>
        </w:rPr>
      </w:pPr>
      <w:r w:rsidDel="00000000" w:rsidR="00000000" w:rsidRPr="00000000">
        <w:rPr>
          <w:color w:val="38761d"/>
          <w:sz w:val="40"/>
          <w:szCs w:val="40"/>
          <w:u w:val="single"/>
          <w:rtl w:val="0"/>
          <w:rPrChange w:author="Nina Pavlova" w:id="2" w:date="2026-04-29T20:50:46Z">
            <w:rPr>
              <w:sz w:val="32"/>
              <w:szCs w:val="32"/>
              <w:shd w:fill="f8f9fa" w:val="clear"/>
            </w:rPr>
          </w:rPrChange>
        </w:rPr>
        <w:t xml:space="preserve">-Pay by Hour - Start a Request</w:t>
      </w:r>
    </w:p>
    <w:p w:rsidR="00000000" w:rsidDel="00000000" w:rsidP="00000000" w:rsidRDefault="00000000" w:rsidRPr="00000000" w14:paraId="0000009C">
      <w:pPr>
        <w:spacing w:line="276" w:lineRule="auto"/>
        <w:jc w:val="both"/>
        <w:rPr>
          <w:color w:val="38761d"/>
          <w:sz w:val="40"/>
          <w:szCs w:val="40"/>
          <w:u w:val="single"/>
          <w:rPrChange w:author="Nina Pavlova" w:id="2" w:date="2026-04-29T20:50:46Z">
            <w:rPr>
              <w:sz w:val="32"/>
              <w:szCs w:val="32"/>
              <w:shd w:fill="f8f9fa" w:val="clear"/>
            </w:rPr>
          </w:rPrChange>
        </w:rPr>
      </w:pPr>
      <w:r w:rsidDel="00000000" w:rsidR="00000000" w:rsidRPr="00000000">
        <w:rPr>
          <w:color w:val="38761d"/>
          <w:sz w:val="40"/>
          <w:szCs w:val="40"/>
          <w:u w:val="single"/>
          <w:rPrChange w:author="Nina Pavlova" w:id="2" w:date="2026-04-29T20:50:46Z">
            <w:rPr>
              <w:sz w:val="32"/>
              <w:szCs w:val="32"/>
              <w:shd w:fill="f8f9fa" w:val="clear"/>
            </w:rPr>
          </w:rPrChange>
        </w:rPr>
        <w:drawing>
          <wp:inline distB="114300" distT="114300" distL="114300" distR="114300">
            <wp:extent cx="5943600" cy="330200"/>
            <wp:effectExtent b="25400" l="25400" r="25400" t="25400"/>
            <wp:docPr id="166" name="image163.png"/>
            <a:graphic>
              <a:graphicData uri="http://schemas.openxmlformats.org/drawingml/2006/picture">
                <pic:pic>
                  <pic:nvPicPr>
                    <pic:cNvPr id="0" name="image163.png"/>
                    <pic:cNvPicPr preferRelativeResize="0"/>
                  </pic:nvPicPr>
                  <pic:blipFill>
                    <a:blip r:embed="rId15"/>
                    <a:srcRect b="0" l="0" r="0" t="0"/>
                    <a:stretch>
                      <a:fillRect/>
                    </a:stretch>
                  </pic:blipFill>
                  <pic:spPr>
                    <a:xfrm>
                      <a:off x="0" y="0"/>
                      <a:ext cx="5943600" cy="330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spacing w:line="276" w:lineRule="auto"/>
        <w:jc w:val="both"/>
        <w:rPr>
          <w:color w:val="38761d"/>
          <w:sz w:val="40"/>
          <w:szCs w:val="40"/>
          <w:u w:val="single"/>
          <w:rPrChange w:author="Nina Pavlova" w:id="2" w:date="2026-04-29T20:50:46Z">
            <w:rPr>
              <w:i w:val="1"/>
              <w:iCs w:val="1"/>
              <w:sz w:val="36"/>
              <w:szCs w:val="36"/>
              <w:highlight w:val="red"/>
            </w:rPr>
          </w:rPrChange>
        </w:rPr>
      </w:pPr>
      <w:r w:rsidDel="00000000" w:rsidR="00000000" w:rsidRPr="00000000">
        <w:rPr>
          <w:rtl w:val="0"/>
        </w:rPr>
      </w:r>
    </w:p>
    <w:p w:rsidR="00000000" w:rsidDel="00000000" w:rsidP="00000000" w:rsidRDefault="00000000" w:rsidRPr="00000000" w14:paraId="0000009E">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09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Pay by Hour</w:t>
      </w:r>
      <w:r w:rsidDel="00000000" w:rsidR="00000000" w:rsidRPr="00000000">
        <w:rPr>
          <w:color w:val="38761d"/>
          <w:sz w:val="40"/>
          <w:szCs w:val="40"/>
          <w:u w:val="single"/>
          <w:rtl w:val="0"/>
          <w:rPrChange w:author="Nina Pavlova" w:id="2" w:date="2026-04-29T20:50:46Z">
            <w:rPr>
              <w:sz w:val="26"/>
              <w:szCs w:val="26"/>
            </w:rPr>
          </w:rPrChange>
        </w:rPr>
        <w:t xml:space="preserve"> е вид задача, при която клиентът има определен бюджет за таска и има предпочитания за iTasker. Когато клиентът избере задача от този вид, той ще има възможността да избере от 3ма iTasker-и, които проявяват интерес да извършат задачата. Също така клиентът ще може да избере ценови диапазон за работа, която се заплаща на час. Информация за таска ще бъде изпратена само на тези iTasker-и, които отговарят на изискванията на клиента. След това зависи от клиента с кой от избраните ще продължи да работи.</w:t>
      </w:r>
    </w:p>
    <w:p w:rsidR="00000000" w:rsidDel="00000000" w:rsidP="00000000" w:rsidRDefault="00000000" w:rsidRPr="00000000" w14:paraId="000000A0">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0A1">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0A2">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rtl w:val="0"/>
        </w:rPr>
      </w:r>
    </w:p>
    <w:p w:rsidR="00000000" w:rsidDel="00000000" w:rsidP="00000000" w:rsidRDefault="00000000" w:rsidRPr="00000000" w14:paraId="000000A3">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rtl w:val="0"/>
        </w:rPr>
      </w:r>
    </w:p>
    <w:p w:rsidR="00000000" w:rsidDel="00000000" w:rsidP="00000000" w:rsidRDefault="00000000" w:rsidRPr="00000000" w14:paraId="000000A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Страницата съдържа</w:t>
      </w:r>
      <w:r w:rsidDel="00000000" w:rsidR="00000000" w:rsidRPr="00000000">
        <w:rPr>
          <w:color w:val="38761d"/>
          <w:sz w:val="40"/>
          <w:szCs w:val="40"/>
          <w:u w:val="single"/>
          <w:rtl w:val="0"/>
          <w:rPrChange w:author="Nina Pavlova" w:id="2" w:date="2026-04-29T20:50:46Z">
            <w:rPr>
              <w:sz w:val="26"/>
              <w:szCs w:val="26"/>
            </w:rPr>
          </w:rPrChange>
        </w:rPr>
        <w:t xml:space="preserve">: </w:t>
      </w:r>
    </w:p>
    <w:p w:rsidR="00000000" w:rsidDel="00000000" w:rsidP="00000000" w:rsidRDefault="00000000" w:rsidRPr="00000000" w14:paraId="000000A5">
      <w:pPr>
        <w:numPr>
          <w:ilvl w:val="0"/>
          <w:numId w:val="6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Task details - въвежда се от админа при създаване/редактиране на категория.</w:t>
      </w:r>
      <w:r w:rsidDel="00000000" w:rsidR="00000000" w:rsidRPr="00000000">
        <w:rPr>
          <w:rtl w:val="0"/>
        </w:rPr>
      </w:r>
    </w:p>
    <w:p w:rsidR="00000000" w:rsidDel="00000000" w:rsidP="00000000" w:rsidRDefault="00000000" w:rsidRPr="00000000" w14:paraId="000000A6">
      <w:pPr>
        <w:numPr>
          <w:ilvl w:val="0"/>
          <w:numId w:val="6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Секция Cost for this service -  цена на услугата. </w:t>
      </w:r>
    </w:p>
    <w:p w:rsidR="00000000" w:rsidDel="00000000" w:rsidP="00000000" w:rsidRDefault="00000000" w:rsidRPr="00000000" w14:paraId="000000A7">
      <w:pPr>
        <w:spacing w:line="276" w:lineRule="auto"/>
        <w:ind w:left="720" w:firstLine="0"/>
        <w:jc w:val="both"/>
        <w:rPr>
          <w:color w:val="38761d"/>
          <w:sz w:val="40"/>
          <w:szCs w:val="40"/>
          <w:u w:val="single"/>
          <w:rPrChange w:author="Nina Pavlova" w:id="2" w:date="2026-04-29T20:50:46Z">
            <w:rPr>
              <w:b w:val="1"/>
              <w:bCs w:val="1"/>
              <w:sz w:val="28"/>
              <w:szCs w:val="28"/>
            </w:rPr>
          </w:rPrChange>
        </w:rPr>
      </w:pPr>
      <w:r w:rsidDel="00000000" w:rsidR="00000000" w:rsidRPr="00000000">
        <w:rPr>
          <w:rtl w:val="0"/>
        </w:rPr>
      </w:r>
    </w:p>
    <w:p w:rsidR="00000000" w:rsidDel="00000000" w:rsidP="00000000" w:rsidRDefault="00000000" w:rsidRPr="00000000" w14:paraId="000000A8">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0A9">
      <w:pPr>
        <w:spacing w:line="276" w:lineRule="auto"/>
        <w:jc w:val="both"/>
        <w:rPr>
          <w:color w:val="38761d"/>
          <w:sz w:val="40"/>
          <w:szCs w:val="40"/>
          <w:u w:val="single"/>
          <w:rPrChange w:author="Nina Pavlova" w:id="2" w:date="2026-04-29T20:50:46Z">
            <w:rPr>
              <w:sz w:val="32"/>
              <w:szCs w:val="32"/>
              <w:shd w:fill="f8f9fa" w:val="clear"/>
            </w:rPr>
          </w:rPrChange>
        </w:rPr>
      </w:pPr>
      <w:r w:rsidDel="00000000" w:rsidR="00000000" w:rsidRPr="00000000">
        <w:rPr>
          <w:color w:val="38761d"/>
          <w:sz w:val="40"/>
          <w:szCs w:val="40"/>
          <w:u w:val="single"/>
          <w:rtl w:val="0"/>
          <w:rPrChange w:author="Nina Pavlova" w:id="2" w:date="2026-04-29T20:50:46Z">
            <w:rPr>
              <w:sz w:val="32"/>
              <w:szCs w:val="32"/>
              <w:shd w:fill="f8f9fa" w:val="clear"/>
            </w:rPr>
          </w:rPrChange>
        </w:rPr>
        <w:t xml:space="preserve">-Free Quote - Get a Quote</w:t>
      </w:r>
    </w:p>
    <w:p w:rsidR="00000000" w:rsidDel="00000000" w:rsidP="00000000" w:rsidRDefault="00000000" w:rsidRPr="00000000" w14:paraId="000000AA">
      <w:pPr>
        <w:spacing w:line="276" w:lineRule="auto"/>
        <w:jc w:val="both"/>
        <w:rPr>
          <w:color w:val="38761d"/>
          <w:sz w:val="40"/>
          <w:szCs w:val="40"/>
          <w:u w:val="single"/>
          <w:rPrChange w:author="Nina Pavlova" w:id="2" w:date="2026-04-29T20:50:46Z">
            <w:rPr>
              <w:sz w:val="40"/>
              <w:szCs w:val="40"/>
            </w:rPr>
          </w:rPrChange>
        </w:rPr>
      </w:pPr>
      <w:r w:rsidDel="00000000" w:rsidR="00000000" w:rsidRPr="00000000">
        <w:rPr>
          <w:color w:val="38761d"/>
          <w:sz w:val="40"/>
          <w:szCs w:val="40"/>
          <w:u w:val="single"/>
          <w:rPrChange w:author="Nina Pavlova" w:id="2" w:date="2026-04-29T20:50:46Z">
            <w:rPr>
              <w:sz w:val="40"/>
              <w:szCs w:val="40"/>
            </w:rPr>
          </w:rPrChange>
        </w:rPr>
        <w:drawing>
          <wp:inline distB="114300" distT="114300" distL="114300" distR="114300">
            <wp:extent cx="5943600" cy="330200"/>
            <wp:effectExtent b="25400" l="25400" r="25400" t="25400"/>
            <wp:docPr id="81"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5943600" cy="330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AB">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Free Quote</w:t>
      </w:r>
      <w:r w:rsidDel="00000000" w:rsidR="00000000" w:rsidRPr="00000000">
        <w:rPr>
          <w:color w:val="38761d"/>
          <w:sz w:val="40"/>
          <w:szCs w:val="40"/>
          <w:u w:val="single"/>
          <w:rtl w:val="0"/>
          <w:rPrChange w:author="Nina Pavlova" w:id="2" w:date="2026-04-29T20:50:46Z">
            <w:rPr>
              <w:sz w:val="26"/>
              <w:szCs w:val="26"/>
            </w:rPr>
          </w:rPrChange>
        </w:rPr>
        <w:t xml:space="preserve"> - този тип таскове се използва, когато клиентът иска да обмени повече информация за проекта, който иска да бъде извършен.</w:t>
      </w:r>
    </w:p>
    <w:p w:rsidR="00000000" w:rsidDel="00000000" w:rsidP="00000000" w:rsidRDefault="00000000" w:rsidRPr="00000000" w14:paraId="000000AC">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Quote опцията ще свърже клиента с до 5 iTaskera, които са проявили интерес да представят оферта за таска. Клиентът има възможността да избере и получи до 5 оферти. Клиентът не е задължаван да продължи с която и да е от офертите или може да избере оферта за извършване на работата от контрактора.</w:t>
      </w:r>
    </w:p>
    <w:p w:rsidR="00000000" w:rsidDel="00000000" w:rsidP="00000000" w:rsidRDefault="00000000" w:rsidRPr="00000000" w14:paraId="000000A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A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A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Страницата съдържа</w:t>
      </w:r>
      <w:r w:rsidDel="00000000" w:rsidR="00000000" w:rsidRPr="00000000">
        <w:rPr>
          <w:color w:val="38761d"/>
          <w:sz w:val="40"/>
          <w:szCs w:val="40"/>
          <w:u w:val="single"/>
          <w:rtl w:val="0"/>
          <w:rPrChange w:author="Nina Pavlova" w:id="2" w:date="2026-04-29T20:50:46Z">
            <w:rPr>
              <w:sz w:val="26"/>
              <w:szCs w:val="26"/>
            </w:rPr>
          </w:rPrChange>
        </w:rPr>
        <w:t xml:space="preserve">: </w:t>
      </w:r>
    </w:p>
    <w:p w:rsidR="00000000" w:rsidDel="00000000" w:rsidP="00000000" w:rsidRDefault="00000000" w:rsidRPr="00000000" w14:paraId="000000B0">
      <w:pPr>
        <w:numPr>
          <w:ilvl w:val="0"/>
          <w:numId w:val="6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Task details - въвежда се от админа при създаване/редактиране на категория.</w:t>
      </w:r>
      <w:r w:rsidDel="00000000" w:rsidR="00000000" w:rsidRPr="00000000">
        <w:rPr>
          <w:rtl w:val="0"/>
        </w:rPr>
      </w:r>
    </w:p>
    <w:p w:rsidR="00000000" w:rsidDel="00000000" w:rsidP="00000000" w:rsidRDefault="00000000" w:rsidRPr="00000000" w14:paraId="000000B1">
      <w:pPr>
        <w:numPr>
          <w:ilvl w:val="0"/>
          <w:numId w:val="6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Секция Cost for this service -  цена на услугата. </w:t>
      </w:r>
    </w:p>
    <w:p w:rsidR="00000000" w:rsidDel="00000000" w:rsidP="00000000" w:rsidRDefault="00000000" w:rsidRPr="00000000" w14:paraId="000000B2">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B3">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0B4">
      <w:pPr>
        <w:numPr>
          <w:ilvl w:val="0"/>
          <w:numId w:val="34"/>
        </w:numPr>
        <w:spacing w:line="276" w:lineRule="auto"/>
        <w:ind w:left="720" w:hanging="360"/>
        <w:jc w:val="both"/>
        <w:rPr>
          <w:b w:val="1"/>
          <w:bCs w:val="1"/>
          <w:sz w:val="32"/>
          <w:szCs w:val="32"/>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Task Details (стъпка 2)</w:t>
      </w:r>
      <w:r w:rsidDel="00000000" w:rsidR="00000000" w:rsidRPr="00000000">
        <w:rPr>
          <w:rtl w:val="0"/>
        </w:rPr>
      </w:r>
    </w:p>
    <w:p w:rsidR="00000000" w:rsidDel="00000000" w:rsidP="00000000" w:rsidRDefault="00000000" w:rsidRPr="00000000" w14:paraId="000000B5">
      <w:pPr>
        <w:spacing w:line="276" w:lineRule="auto"/>
        <w:jc w:val="both"/>
        <w:rPr>
          <w:color w:val="38761d"/>
          <w:sz w:val="40"/>
          <w:szCs w:val="40"/>
          <w:u w:val="single"/>
          <w:rPrChange w:author="Nina Pavlova" w:id="2" w:date="2026-04-29T20:50:46Z">
            <w:rPr>
              <w:sz w:val="32"/>
              <w:szCs w:val="32"/>
            </w:rPr>
          </w:rPrChange>
        </w:rPr>
      </w:pPr>
      <w:r w:rsidDel="00000000" w:rsidR="00000000" w:rsidRPr="00000000">
        <w:rPr>
          <w:rtl w:val="0"/>
        </w:rPr>
      </w:r>
    </w:p>
    <w:p w:rsidR="00000000" w:rsidDel="00000000" w:rsidP="00000000" w:rsidRDefault="00000000" w:rsidRPr="00000000" w14:paraId="000000B6">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color w:val="38761d"/>
          <w:sz w:val="40"/>
          <w:szCs w:val="40"/>
          <w:u w:val="single"/>
          <w:rPrChange w:author="Nina Pavlova" w:id="2" w:date="2026-04-29T20:50:46Z">
            <w:rPr>
              <w:sz w:val="34"/>
              <w:szCs w:val="34"/>
            </w:rPr>
          </w:rPrChange>
        </w:rPr>
        <w:drawing>
          <wp:inline distB="114300" distT="114300" distL="114300" distR="114300">
            <wp:extent cx="4331664" cy="3109913"/>
            <wp:effectExtent b="25400" l="25400" r="25400" t="25400"/>
            <wp:docPr id="47"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4331664" cy="3109913"/>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0B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стъпка номер 2 от процеса за създаване на таск има:</w:t>
      </w:r>
    </w:p>
    <w:p w:rsidR="00000000" w:rsidDel="00000000" w:rsidP="00000000" w:rsidRDefault="00000000" w:rsidRPr="00000000" w14:paraId="000000B9">
      <w:pPr>
        <w:numPr>
          <w:ilvl w:val="0"/>
          <w:numId w:val="7"/>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Поле, в което задължително да се обяснят детайлите по задачата.</w:t>
      </w:r>
    </w:p>
    <w:p w:rsidR="00000000" w:rsidDel="00000000" w:rsidP="00000000" w:rsidRDefault="00000000" w:rsidRPr="00000000" w14:paraId="000000BA">
      <w:pPr>
        <w:numPr>
          <w:ilvl w:val="0"/>
          <w:numId w:val="7"/>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Има опция за добавяне на снимка за по-лесно разбиране на проблема. Снимката има ограничение в големината-маx. 30МВ.</w:t>
      </w:r>
    </w:p>
    <w:p w:rsidR="00000000" w:rsidDel="00000000" w:rsidP="00000000" w:rsidRDefault="00000000" w:rsidRPr="00000000" w14:paraId="000000BB">
      <w:pPr>
        <w:numPr>
          <w:ilvl w:val="0"/>
          <w:numId w:val="7"/>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Могат да се добавят максимално 3 бр. Снимки.</w:t>
      </w:r>
    </w:p>
    <w:p w:rsidR="00000000" w:rsidDel="00000000" w:rsidP="00000000" w:rsidRDefault="00000000" w:rsidRPr="00000000" w14:paraId="000000BC">
      <w:pPr>
        <w:numPr>
          <w:ilvl w:val="0"/>
          <w:numId w:val="7"/>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Формата на снимките трябва да бъде png, jpg, svg, webp.</w:t>
      </w:r>
    </w:p>
    <w:p w:rsidR="00000000" w:rsidDel="00000000" w:rsidP="00000000" w:rsidRDefault="00000000" w:rsidRPr="00000000" w14:paraId="000000BD">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B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Бутон ‘’Continue’’  препраща към следващата стъпка.</w:t>
      </w:r>
    </w:p>
    <w:p w:rsidR="00000000" w:rsidDel="00000000" w:rsidP="00000000" w:rsidRDefault="00000000" w:rsidRPr="00000000" w14:paraId="000000BF">
      <w:pPr>
        <w:spacing w:line="276" w:lineRule="auto"/>
        <w:jc w:val="both"/>
        <w:rPr>
          <w:color w:val="38761d"/>
          <w:sz w:val="40"/>
          <w:szCs w:val="40"/>
          <w:u w:val="single"/>
          <w:rPrChange w:author="Nina Pavlova" w:id="2" w:date="2026-04-29T20:50:46Z">
            <w:rPr>
              <w:sz w:val="32"/>
              <w:szCs w:val="32"/>
            </w:rPr>
          </w:rPrChange>
        </w:rPr>
      </w:pPr>
      <w:r w:rsidDel="00000000" w:rsidR="00000000" w:rsidRPr="00000000">
        <w:rPr>
          <w:rtl w:val="0"/>
        </w:rPr>
      </w:r>
    </w:p>
    <w:p w:rsidR="00000000" w:rsidDel="00000000" w:rsidP="00000000" w:rsidRDefault="00000000" w:rsidRPr="00000000" w14:paraId="000000C0">
      <w:pPr>
        <w:numPr>
          <w:ilvl w:val="0"/>
          <w:numId w:val="75"/>
        </w:numPr>
        <w:spacing w:line="276" w:lineRule="auto"/>
        <w:ind w:left="720" w:hanging="360"/>
        <w:jc w:val="both"/>
        <w:rPr>
          <w:b w:val="1"/>
          <w:bCs w:val="1"/>
          <w:sz w:val="26"/>
          <w:szCs w:val="26"/>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 Time and place (стъпка 3)</w:t>
      </w:r>
      <w:r w:rsidDel="00000000" w:rsidR="00000000" w:rsidRPr="00000000">
        <w:rPr>
          <w:rtl w:val="0"/>
        </w:rPr>
      </w:r>
    </w:p>
    <w:p w:rsidR="00000000" w:rsidDel="00000000" w:rsidP="00000000" w:rsidRDefault="00000000" w:rsidRPr="00000000" w14:paraId="000000C1">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0C2">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color w:val="38761d"/>
          <w:sz w:val="40"/>
          <w:szCs w:val="40"/>
          <w:u w:val="single"/>
          <w:rPrChange w:author="Nina Pavlova" w:id="2" w:date="2026-04-29T20:50:46Z">
            <w:rPr>
              <w:sz w:val="34"/>
              <w:szCs w:val="34"/>
            </w:rPr>
          </w:rPrChange>
        </w:rPr>
        <w:drawing>
          <wp:inline distB="114300" distT="114300" distL="114300" distR="114300">
            <wp:extent cx="3462338" cy="3980651"/>
            <wp:effectExtent b="25400" l="25400" r="25400" t="25400"/>
            <wp:docPr id="149" name="image137.png"/>
            <a:graphic>
              <a:graphicData uri="http://schemas.openxmlformats.org/drawingml/2006/picture">
                <pic:pic>
                  <pic:nvPicPr>
                    <pic:cNvPr id="0" name="image137.png"/>
                    <pic:cNvPicPr preferRelativeResize="0"/>
                  </pic:nvPicPr>
                  <pic:blipFill>
                    <a:blip r:embed="rId18"/>
                    <a:srcRect b="0" l="0" r="0" t="0"/>
                    <a:stretch>
                      <a:fillRect/>
                    </a:stretch>
                  </pic:blipFill>
                  <pic:spPr>
                    <a:xfrm>
                      <a:off x="0" y="0"/>
                      <a:ext cx="3462338" cy="3980651"/>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C3">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0C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стъпка номер 3 от процеса за създаване на задача, потребителя може да избере удобна дата от календар. След избор на дата задължително трябва да избере часови диапазон. Диапазоните са:</w:t>
      </w:r>
    </w:p>
    <w:p w:rsidR="00000000" w:rsidDel="00000000" w:rsidP="00000000" w:rsidRDefault="00000000" w:rsidRPr="00000000" w14:paraId="000000C5">
      <w:pPr>
        <w:numPr>
          <w:ilvl w:val="0"/>
          <w:numId w:val="36"/>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8AM-10AM</w:t>
      </w:r>
    </w:p>
    <w:p w:rsidR="00000000" w:rsidDel="00000000" w:rsidP="00000000" w:rsidRDefault="00000000" w:rsidRPr="00000000" w14:paraId="000000C6">
      <w:pPr>
        <w:numPr>
          <w:ilvl w:val="0"/>
          <w:numId w:val="36"/>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10AM-12PM</w:t>
      </w:r>
    </w:p>
    <w:p w:rsidR="00000000" w:rsidDel="00000000" w:rsidP="00000000" w:rsidRDefault="00000000" w:rsidRPr="00000000" w14:paraId="000000C7">
      <w:pPr>
        <w:numPr>
          <w:ilvl w:val="0"/>
          <w:numId w:val="36"/>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12PM-2PM</w:t>
      </w:r>
    </w:p>
    <w:p w:rsidR="00000000" w:rsidDel="00000000" w:rsidP="00000000" w:rsidRDefault="00000000" w:rsidRPr="00000000" w14:paraId="000000C8">
      <w:pPr>
        <w:numPr>
          <w:ilvl w:val="0"/>
          <w:numId w:val="36"/>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2PM-4PM</w:t>
      </w:r>
    </w:p>
    <w:p w:rsidR="00000000" w:rsidDel="00000000" w:rsidP="00000000" w:rsidRDefault="00000000" w:rsidRPr="00000000" w14:paraId="000000C9">
      <w:pPr>
        <w:numPr>
          <w:ilvl w:val="0"/>
          <w:numId w:val="36"/>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4PM-6PM</w:t>
      </w:r>
    </w:p>
    <w:p w:rsidR="00000000" w:rsidDel="00000000" w:rsidP="00000000" w:rsidRDefault="00000000" w:rsidRPr="00000000" w14:paraId="000000CA">
      <w:pPr>
        <w:numPr>
          <w:ilvl w:val="0"/>
          <w:numId w:val="36"/>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6PM-8PM</w:t>
      </w:r>
    </w:p>
    <w:p w:rsidR="00000000" w:rsidDel="00000000" w:rsidP="00000000" w:rsidRDefault="00000000" w:rsidRPr="00000000" w14:paraId="000000CB">
      <w:pPr>
        <w:numPr>
          <w:ilvl w:val="0"/>
          <w:numId w:val="36"/>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8PM-10PM</w:t>
      </w:r>
    </w:p>
    <w:p w:rsidR="00000000" w:rsidDel="00000000" w:rsidP="00000000" w:rsidRDefault="00000000" w:rsidRPr="00000000" w14:paraId="000000CC">
      <w:pPr>
        <w:numPr>
          <w:ilvl w:val="0"/>
          <w:numId w:val="36"/>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10PM-12AM</w:t>
      </w:r>
    </w:p>
    <w:p w:rsidR="00000000" w:rsidDel="00000000" w:rsidP="00000000" w:rsidRDefault="00000000" w:rsidRPr="00000000" w14:paraId="000000CD">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C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3981450" cy="2371725"/>
            <wp:effectExtent b="25400" l="25400" r="25400" t="25400"/>
            <wp:docPr id="112" name="image118.png"/>
            <a:graphic>
              <a:graphicData uri="http://schemas.openxmlformats.org/drawingml/2006/picture">
                <pic:pic>
                  <pic:nvPicPr>
                    <pic:cNvPr id="0" name="image118.png"/>
                    <pic:cNvPicPr preferRelativeResize="0"/>
                  </pic:nvPicPr>
                  <pic:blipFill>
                    <a:blip r:embed="rId19"/>
                    <a:srcRect b="0" l="0" r="0" t="0"/>
                    <a:stretch>
                      <a:fillRect/>
                    </a:stretch>
                  </pic:blipFill>
                  <pic:spPr>
                    <a:xfrm>
                      <a:off x="0" y="0"/>
                      <a:ext cx="3981450" cy="2371725"/>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C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D0">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селектиране на дата и час, задължително трябва да се избере “Continue”</w:t>
      </w:r>
    </w:p>
    <w:p w:rsidR="00000000" w:rsidDel="00000000" w:rsidP="00000000" w:rsidRDefault="00000000" w:rsidRPr="00000000" w14:paraId="000000D1">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D2">
      <w:pPr>
        <w:numPr>
          <w:ilvl w:val="0"/>
          <w:numId w:val="7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Има поле за въвеждане на адрес, с бутон Map, който отваря карта. </w:t>
      </w:r>
    </w:p>
    <w:p w:rsidR="00000000" w:rsidDel="00000000" w:rsidP="00000000" w:rsidRDefault="00000000" w:rsidRPr="00000000" w14:paraId="000000D3">
      <w:pPr>
        <w:numPr>
          <w:ilvl w:val="0"/>
          <w:numId w:val="7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Има и поле за въвеждане на пощенски код.</w:t>
      </w:r>
    </w:p>
    <w:p w:rsidR="00000000" w:rsidDel="00000000" w:rsidP="00000000" w:rsidRDefault="00000000" w:rsidRPr="00000000" w14:paraId="000000D4">
      <w:pPr>
        <w:numPr>
          <w:ilvl w:val="0"/>
          <w:numId w:val="7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Има поле за въвеждане на инструкции към iTasker, ако е нужно.</w:t>
      </w:r>
    </w:p>
    <w:p w:rsidR="00000000" w:rsidDel="00000000" w:rsidP="00000000" w:rsidRDefault="00000000" w:rsidRPr="00000000" w14:paraId="000000D5">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D6">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tl w:val="0"/>
          <w:rPrChange w:author="Nina Pavlova" w:id="2" w:date="2026-04-29T20:50:46Z">
            <w:rPr>
              <w:sz w:val="26"/>
              <w:szCs w:val="26"/>
            </w:rPr>
          </w:rPrChange>
        </w:rPr>
        <w:t xml:space="preserve">Бутон  ‘’Continue’’,  който препраща към следваща стъпка.</w:t>
      </w:r>
      <w:r w:rsidDel="00000000" w:rsidR="00000000" w:rsidRPr="00000000">
        <w:rPr>
          <w:rtl w:val="0"/>
        </w:rPr>
      </w:r>
    </w:p>
    <w:p w:rsidR="00000000" w:rsidDel="00000000" w:rsidP="00000000" w:rsidRDefault="00000000" w:rsidRPr="00000000" w14:paraId="000000D7">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0D8">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0D9">
      <w:pPr>
        <w:numPr>
          <w:ilvl w:val="0"/>
          <w:numId w:val="10"/>
        </w:numPr>
        <w:spacing w:line="276" w:lineRule="auto"/>
        <w:ind w:left="720" w:hanging="360"/>
        <w:jc w:val="both"/>
        <w:rPr>
          <w:sz w:val="28"/>
          <w:szCs w:val="28"/>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 Review and Confirm (стъпка 4)</w:t>
      </w:r>
      <w:r w:rsidDel="00000000" w:rsidR="00000000" w:rsidRPr="00000000">
        <w:rPr>
          <w:rtl w:val="0"/>
        </w:rPr>
      </w:r>
    </w:p>
    <w:p w:rsidR="00000000" w:rsidDel="00000000" w:rsidP="00000000" w:rsidRDefault="00000000" w:rsidRPr="00000000" w14:paraId="000000DA">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color w:val="38761d"/>
          <w:sz w:val="40"/>
          <w:szCs w:val="40"/>
          <w:u w:val="single"/>
          <w:rtl w:val="0"/>
          <w:rPrChange w:author="Nina Pavlova" w:id="2" w:date="2026-04-29T20:50:46Z">
            <w:rPr>
              <w:sz w:val="34"/>
              <w:szCs w:val="34"/>
            </w:rPr>
          </w:rPrChange>
        </w:rPr>
        <w:t xml:space="preserve"> </w:t>
      </w:r>
      <w:r w:rsidDel="00000000" w:rsidR="00000000" w:rsidRPr="00000000">
        <w:rPr>
          <w:color w:val="38761d"/>
          <w:sz w:val="40"/>
          <w:szCs w:val="40"/>
          <w:u w:val="single"/>
          <w:rPrChange w:author="Nina Pavlova" w:id="2" w:date="2026-04-29T20:50:46Z">
            <w:rPr>
              <w:sz w:val="34"/>
              <w:szCs w:val="34"/>
            </w:rPr>
          </w:rPrChange>
        </w:rPr>
        <w:drawing>
          <wp:inline distB="114300" distT="114300" distL="114300" distR="114300">
            <wp:extent cx="2983333" cy="4672013"/>
            <wp:effectExtent b="25400" l="25400" r="25400" t="25400"/>
            <wp:docPr id="31"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2983333" cy="4672013"/>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Тук клиентът прави “Review” и има опции за промяна на всички детайли, които е въвел в предходните стъпки.</w:t>
      </w:r>
    </w:p>
    <w:p w:rsidR="00000000" w:rsidDel="00000000" w:rsidP="00000000" w:rsidRDefault="00000000" w:rsidRPr="00000000" w14:paraId="000000DC">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“Change” той бива върнат в съответната стъпка и може да извърши желаната от него корекция.</w:t>
      </w:r>
    </w:p>
    <w:p w:rsidR="00000000" w:rsidDel="00000000" w:rsidP="00000000" w:rsidRDefault="00000000" w:rsidRPr="00000000" w14:paraId="000000D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D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 бутон “Complete request” потребителят потвърждава таска и продължава към следващата стъпка, която представлява полета за въвеждане на данни за банкова карта.</w:t>
      </w:r>
    </w:p>
    <w:p w:rsidR="00000000" w:rsidDel="00000000" w:rsidP="00000000" w:rsidRDefault="00000000" w:rsidRPr="00000000" w14:paraId="000000D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0E0">
      <w:pPr>
        <w:spacing w:line="276" w:lineRule="auto"/>
        <w:jc w:val="both"/>
        <w:rPr>
          <w:color w:val="38761d"/>
          <w:sz w:val="40"/>
          <w:szCs w:val="40"/>
          <w:u w:val="single"/>
          <w:rPrChange w:author="Nina Pavlova" w:id="2" w:date="2026-04-29T20:50:46Z">
            <w:rPr>
              <w:rFonts w:ascii="Roboto" w:cs="Roboto" w:eastAsia="Roboto" w:hAnsi="Roboto"/>
              <w:color w:val="212529"/>
              <w:sz w:val="26"/>
              <w:szCs w:val="26"/>
              <w:highlight w:val="white"/>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Извежда се прозорец </w:t>
      </w:r>
      <w:r w:rsidDel="00000000" w:rsidR="00000000" w:rsidRPr="00000000">
        <w:rPr>
          <w:color w:val="38761d"/>
          <w:sz w:val="40"/>
          <w:szCs w:val="40"/>
          <w:u w:val="single"/>
          <w:rtl w:val="0"/>
          <w:rPrChange w:author="Nina Pavlova" w:id="2" w:date="2026-04-29T20:50:46Z">
            <w:rPr/>
          </w:rPrChange>
        </w:rPr>
        <w:t xml:space="preserve">”</w:t>
      </w:r>
      <w:r w:rsidDel="00000000" w:rsidR="00000000" w:rsidRPr="00000000">
        <w:rPr>
          <w:color w:val="38761d"/>
          <w:sz w:val="40"/>
          <w:szCs w:val="40"/>
          <w:u w:val="single"/>
          <w:rtl w:val="0"/>
          <w:rPrChange w:author="Nina Pavlova" w:id="2" w:date="2026-04-29T20:50:46Z">
            <w:rPr>
              <w:rFonts w:ascii="Roboto" w:cs="Roboto" w:eastAsia="Roboto" w:hAnsi="Roboto"/>
              <w:color w:val="212529"/>
              <w:sz w:val="26"/>
              <w:szCs w:val="26"/>
              <w:highlight w:val="white"/>
            </w:rPr>
          </w:rPrChange>
        </w:rPr>
        <w:t xml:space="preserve">Credit Card Confirmation”, където се очаква да се въведат данните на карта:</w:t>
      </w:r>
    </w:p>
    <w:p w:rsidR="00000000" w:rsidDel="00000000" w:rsidP="00000000" w:rsidRDefault="00000000" w:rsidRPr="00000000" w14:paraId="000000E1">
      <w:pPr>
        <w:numPr>
          <w:ilvl w:val="0"/>
          <w:numId w:val="37"/>
        </w:numPr>
        <w:spacing w:line="276" w:lineRule="auto"/>
        <w:ind w:left="2160" w:hanging="360"/>
        <w:jc w:val="both"/>
        <w:rPr>
          <w:rFonts w:ascii="Roboto" w:cs="Roboto" w:eastAsia="Roboto" w:hAnsi="Roboto"/>
          <w:color w:val="212529"/>
          <w:sz w:val="30"/>
          <w:szCs w:val="30"/>
          <w:highlight w:val="white"/>
        </w:rPr>
      </w:pPr>
      <w:r w:rsidDel="00000000" w:rsidR="00000000" w:rsidRPr="00000000">
        <w:rPr>
          <w:color w:val="38761d"/>
          <w:sz w:val="40"/>
          <w:szCs w:val="40"/>
          <w:u w:val="single"/>
          <w:rtl w:val="0"/>
          <w:rPrChange w:author="Nina Pavlova" w:id="2" w:date="2026-04-29T20:50:46Z">
            <w:rPr>
              <w:rFonts w:ascii="Roboto" w:cs="Roboto" w:eastAsia="Roboto" w:hAnsi="Roboto"/>
              <w:color w:val="212529"/>
              <w:sz w:val="26"/>
              <w:szCs w:val="26"/>
              <w:highlight w:val="white"/>
            </w:rPr>
          </w:rPrChange>
        </w:rPr>
        <w:t xml:space="preserve">PAN</w:t>
      </w:r>
    </w:p>
    <w:p w:rsidR="00000000" w:rsidDel="00000000" w:rsidP="00000000" w:rsidRDefault="00000000" w:rsidRPr="00000000" w14:paraId="000000E2">
      <w:pPr>
        <w:numPr>
          <w:ilvl w:val="0"/>
          <w:numId w:val="37"/>
        </w:numPr>
        <w:spacing w:line="276" w:lineRule="auto"/>
        <w:ind w:left="2160" w:hanging="360"/>
        <w:jc w:val="both"/>
        <w:rPr>
          <w:rFonts w:ascii="Roboto" w:cs="Roboto" w:eastAsia="Roboto" w:hAnsi="Roboto"/>
          <w:color w:val="212529"/>
          <w:sz w:val="30"/>
          <w:szCs w:val="30"/>
          <w:highlight w:val="white"/>
        </w:rPr>
      </w:pPr>
      <w:r w:rsidDel="00000000" w:rsidR="00000000" w:rsidRPr="00000000">
        <w:rPr>
          <w:color w:val="38761d"/>
          <w:sz w:val="40"/>
          <w:szCs w:val="40"/>
          <w:u w:val="single"/>
          <w:rtl w:val="0"/>
          <w:rPrChange w:author="Nina Pavlova" w:id="2" w:date="2026-04-29T20:50:46Z">
            <w:rPr>
              <w:rFonts w:ascii="Roboto" w:cs="Roboto" w:eastAsia="Roboto" w:hAnsi="Roboto"/>
              <w:color w:val="212529"/>
              <w:sz w:val="26"/>
              <w:szCs w:val="26"/>
              <w:highlight w:val="white"/>
            </w:rPr>
          </w:rPrChange>
        </w:rPr>
        <w:t xml:space="preserve">Exp. date</w:t>
      </w:r>
    </w:p>
    <w:p w:rsidR="00000000" w:rsidDel="00000000" w:rsidP="00000000" w:rsidRDefault="00000000" w:rsidRPr="00000000" w14:paraId="000000E3">
      <w:pPr>
        <w:numPr>
          <w:ilvl w:val="0"/>
          <w:numId w:val="37"/>
        </w:numPr>
        <w:spacing w:line="276" w:lineRule="auto"/>
        <w:ind w:left="2160" w:hanging="360"/>
        <w:jc w:val="both"/>
        <w:rPr>
          <w:rFonts w:ascii="Roboto" w:cs="Roboto" w:eastAsia="Roboto" w:hAnsi="Roboto"/>
          <w:color w:val="212529"/>
          <w:sz w:val="30"/>
          <w:szCs w:val="30"/>
          <w:highlight w:val="white"/>
        </w:rPr>
      </w:pPr>
      <w:r w:rsidDel="00000000" w:rsidR="00000000" w:rsidRPr="00000000">
        <w:rPr>
          <w:color w:val="38761d"/>
          <w:sz w:val="40"/>
          <w:szCs w:val="40"/>
          <w:u w:val="single"/>
          <w:rtl w:val="0"/>
          <w:rPrChange w:author="Nina Pavlova" w:id="2" w:date="2026-04-29T20:50:46Z">
            <w:rPr>
              <w:rFonts w:ascii="Roboto" w:cs="Roboto" w:eastAsia="Roboto" w:hAnsi="Roboto"/>
              <w:color w:val="212529"/>
              <w:sz w:val="26"/>
              <w:szCs w:val="26"/>
              <w:highlight w:val="white"/>
            </w:rPr>
          </w:rPrChange>
        </w:rPr>
        <w:t xml:space="preserve"> CVC</w:t>
      </w:r>
      <w:r w:rsidDel="00000000" w:rsidR="00000000" w:rsidRPr="00000000">
        <w:rPr>
          <w:rtl w:val="0"/>
        </w:rPr>
      </w:r>
    </w:p>
    <w:p w:rsidR="00000000" w:rsidDel="00000000" w:rsidP="00000000" w:rsidRDefault="00000000" w:rsidRPr="00000000" w14:paraId="000000E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Под изброените полета са двата бутонa “Pay Now”, с който се потвърждават данните и клиента бива таксуван 1 CAD и “Cancel” с който се затваря прозореца.</w:t>
      </w:r>
    </w:p>
    <w:p w:rsidR="00000000" w:rsidDel="00000000" w:rsidP="00000000" w:rsidRDefault="00000000" w:rsidRPr="00000000" w14:paraId="000000E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038670" cy="2559709"/>
            <wp:effectExtent b="25400" l="25400" r="25400" t="25400"/>
            <wp:docPr id="110" name="image120.png"/>
            <a:graphic>
              <a:graphicData uri="http://schemas.openxmlformats.org/drawingml/2006/picture">
                <pic:pic>
                  <pic:nvPicPr>
                    <pic:cNvPr id="0" name="image120.png"/>
                    <pic:cNvPicPr preferRelativeResize="0"/>
                  </pic:nvPicPr>
                  <pic:blipFill>
                    <a:blip r:embed="rId21"/>
                    <a:srcRect b="0" l="0" r="0" t="0"/>
                    <a:stretch>
                      <a:fillRect/>
                    </a:stretch>
                  </pic:blipFill>
                  <pic:spPr>
                    <a:xfrm>
                      <a:off x="0" y="0"/>
                      <a:ext cx="5038670" cy="2559709"/>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E6">
      <w:pPr>
        <w:spacing w:line="276" w:lineRule="auto"/>
        <w:jc w:val="both"/>
        <w:rPr>
          <w:color w:val="38761d"/>
          <w:sz w:val="40"/>
          <w:szCs w:val="40"/>
          <w:u w:val="single"/>
          <w:rPrChange w:author="Nina Pavlova" w:id="2" w:date="2026-04-29T20:50:46Z">
            <w:rPr>
              <w:sz w:val="26"/>
              <w:szCs w:val="26"/>
              <w:highlight w:val="green"/>
            </w:rPr>
          </w:rPrChange>
        </w:rPr>
      </w:pPr>
      <w:r w:rsidDel="00000000" w:rsidR="00000000" w:rsidRPr="00000000">
        <w:rPr>
          <w:rtl w:val="0"/>
        </w:rPr>
      </w:r>
    </w:p>
    <w:p w:rsidR="00000000" w:rsidDel="00000000" w:rsidP="00000000" w:rsidRDefault="00000000" w:rsidRPr="00000000" w14:paraId="000000E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завършване на задачата, клиента вижда поле с детайлите на задачата.</w:t>
      </w:r>
    </w:p>
    <w:p w:rsidR="00000000" w:rsidDel="00000000" w:rsidP="00000000" w:rsidRDefault="00000000" w:rsidRPr="00000000" w14:paraId="000000E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Бутон “Cancel task” служи за отменяне на задачата.</w:t>
      </w:r>
    </w:p>
    <w:p w:rsidR="00000000" w:rsidDel="00000000" w:rsidP="00000000" w:rsidRDefault="00000000" w:rsidRPr="00000000" w14:paraId="000000E9">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0EA">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color w:val="38761d"/>
          <w:sz w:val="40"/>
          <w:szCs w:val="40"/>
          <w:u w:val="single"/>
          <w:rPrChange w:author="Nina Pavlova" w:id="2" w:date="2026-04-29T20:50:46Z">
            <w:rPr>
              <w:sz w:val="34"/>
              <w:szCs w:val="34"/>
            </w:rPr>
          </w:rPrChange>
        </w:rPr>
        <w:drawing>
          <wp:inline distB="114300" distT="114300" distL="114300" distR="114300">
            <wp:extent cx="5653088" cy="3617976"/>
            <wp:effectExtent b="25400" l="25400" r="25400" t="25400"/>
            <wp:docPr id="159" name="image144.png"/>
            <a:graphic>
              <a:graphicData uri="http://schemas.openxmlformats.org/drawingml/2006/picture">
                <pic:pic>
                  <pic:nvPicPr>
                    <pic:cNvPr id="0" name="image144.png"/>
                    <pic:cNvPicPr preferRelativeResize="0"/>
                  </pic:nvPicPr>
                  <pic:blipFill>
                    <a:blip r:embed="rId22"/>
                    <a:srcRect b="0" l="0" r="0" t="0"/>
                    <a:stretch>
                      <a:fillRect/>
                    </a:stretch>
                  </pic:blipFill>
                  <pic:spPr>
                    <a:xfrm>
                      <a:off x="0" y="0"/>
                      <a:ext cx="5653088" cy="3617976"/>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EB">
      <w:pPr>
        <w:spacing w:line="276" w:lineRule="auto"/>
        <w:jc w:val="both"/>
        <w:rPr>
          <w:color w:val="38761d"/>
          <w:sz w:val="40"/>
          <w:szCs w:val="40"/>
          <w:u w:val="single"/>
          <w:rPrChange w:author="Nina Pavlova" w:id="2" w:date="2026-04-29T20:50:46Z">
            <w:rPr>
              <w:color w:val="38761d"/>
              <w:sz w:val="32"/>
              <w:szCs w:val="32"/>
              <w:u w:val="single"/>
            </w:rPr>
          </w:rPrChange>
        </w:rPr>
      </w:pPr>
      <w:r w:rsidDel="00000000" w:rsidR="00000000" w:rsidRPr="00000000">
        <w:rPr>
          <w:rtl w:val="0"/>
        </w:rPr>
      </w:r>
    </w:p>
    <w:p w:rsidR="00000000" w:rsidDel="00000000" w:rsidP="00000000" w:rsidRDefault="00000000" w:rsidRPr="00000000" w14:paraId="000000EC">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eoiqdliwsy1y" w:id="5"/>
      <w:bookmarkEnd w:id="5"/>
      <w:r w:rsidDel="00000000" w:rsidR="00000000" w:rsidRPr="00000000">
        <w:rPr>
          <w:color w:val="38761d"/>
          <w:sz w:val="40"/>
          <w:szCs w:val="40"/>
          <w:u w:val="single"/>
          <w:rtl w:val="0"/>
          <w:rPrChange w:author="Nina Pavlova" w:id="2" w:date="2026-04-29T20:50:46Z">
            <w:rPr>
              <w:b w:val="1"/>
              <w:bCs w:val="1"/>
              <w:color w:val="0000ff"/>
            </w:rPr>
          </w:rPrChange>
        </w:rPr>
        <w:t xml:space="preserve">2.1.4 Рейтинг от Клиента за свършена задача от контрактор</w:t>
      </w:r>
    </w:p>
    <w:p w:rsidR="00000000" w:rsidDel="00000000" w:rsidP="00000000" w:rsidRDefault="00000000" w:rsidRPr="00000000" w14:paraId="000000ED">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0EE">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приключване на даден Task от iTasker, клиентът има възможност да оцени свършената работа и да даде рейтинг, който се добавя към рейтинга на iTasker-а. За целта той има избор между две опции:</w:t>
      </w:r>
    </w:p>
    <w:p w:rsidR="00000000" w:rsidDel="00000000" w:rsidP="00000000" w:rsidRDefault="00000000" w:rsidRPr="00000000" w14:paraId="000000EF">
      <w:pPr>
        <w:numPr>
          <w:ilvl w:val="0"/>
          <w:numId w:val="32"/>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I’m satisfied</w:t>
      </w:r>
    </w:p>
    <w:p w:rsidR="00000000" w:rsidDel="00000000" w:rsidP="00000000" w:rsidRDefault="00000000" w:rsidRPr="00000000" w14:paraId="000000F0">
      <w:pPr>
        <w:numPr>
          <w:ilvl w:val="0"/>
          <w:numId w:val="32"/>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I’m disappointed </w:t>
      </w:r>
    </w:p>
    <w:p w:rsidR="00000000" w:rsidDel="00000000" w:rsidP="00000000" w:rsidRDefault="00000000" w:rsidRPr="00000000" w14:paraId="000000F1">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Също така има и поле, където клиента по желание може да даде кратко описание, и да обоснове защо гласува по този начин.</w:t>
      </w:r>
    </w:p>
    <w:p w:rsidR="00000000" w:rsidDel="00000000" w:rsidP="00000000" w:rsidRDefault="00000000" w:rsidRPr="00000000" w14:paraId="000000F2">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Клиентът може да дава рейтинг само на задачи, които са със статус  Completed. </w:t>
      </w:r>
    </w:p>
    <w:p w:rsidR="00000000" w:rsidDel="00000000" w:rsidP="00000000" w:rsidRDefault="00000000" w:rsidRPr="00000000" w14:paraId="000000F3">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0F4">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609600"/>
            <wp:effectExtent b="25400" l="25400" r="25400" t="25400"/>
            <wp:docPr id="59"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943600" cy="609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F5">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color w:val="38761d"/>
          <w:sz w:val="40"/>
          <w:szCs w:val="40"/>
          <w:u w:val="single"/>
          <w:rPrChange w:author="Nina Pavlova" w:id="2" w:date="2026-04-29T20:50:46Z">
            <w:rPr>
              <w:color w:val="38761d"/>
              <w:sz w:val="32"/>
              <w:szCs w:val="32"/>
              <w:u w:val="single"/>
            </w:rPr>
          </w:rPrChange>
        </w:rPr>
        <w:drawing>
          <wp:inline distB="114300" distT="114300" distL="114300" distR="114300">
            <wp:extent cx="5943600" cy="2235200"/>
            <wp:effectExtent b="25400" l="25400" r="25400" t="25400"/>
            <wp:docPr id="122" name="image66.png"/>
            <a:graphic>
              <a:graphicData uri="http://schemas.openxmlformats.org/drawingml/2006/picture">
                <pic:pic>
                  <pic:nvPicPr>
                    <pic:cNvPr id="0" name="image66.png"/>
                    <pic:cNvPicPr preferRelativeResize="0"/>
                  </pic:nvPicPr>
                  <pic:blipFill>
                    <a:blip r:embed="rId24"/>
                    <a:srcRect b="0" l="0" r="0" t="0"/>
                    <a:stretch>
                      <a:fillRect/>
                    </a:stretch>
                  </pic:blipFill>
                  <pic:spPr>
                    <a:xfrm>
                      <a:off x="0" y="0"/>
                      <a:ext cx="5943600" cy="2235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F6">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0F7">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0F8">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mhpupcl53qwk" w:id="6"/>
      <w:bookmarkEnd w:id="6"/>
      <w:r w:rsidDel="00000000" w:rsidR="00000000" w:rsidRPr="00000000">
        <w:rPr>
          <w:color w:val="38761d"/>
          <w:sz w:val="40"/>
          <w:szCs w:val="40"/>
          <w:u w:val="single"/>
          <w:rtl w:val="0"/>
          <w:rPrChange w:author="Nina Pavlova" w:id="2" w:date="2026-04-29T20:50:46Z">
            <w:rPr>
              <w:b w:val="1"/>
              <w:bCs w:val="1"/>
              <w:color w:val="0000ff"/>
            </w:rPr>
          </w:rPrChange>
        </w:rPr>
        <w:t xml:space="preserve">2.1.5 Докладване на проблеми от Клиента</w:t>
      </w:r>
    </w:p>
    <w:p w:rsidR="00000000" w:rsidDel="00000000" w:rsidP="00000000" w:rsidRDefault="00000000" w:rsidRPr="00000000" w14:paraId="000000F9">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0FA">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0FB">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Ако клиентът остане недоволен или има някакъв проблем при изпълнението на Task или с конкретен iTasker, той може да репортне този проблем. Това се случва на страница Task details,  като се изберат детайлите за дадена задача.</w:t>
      </w:r>
    </w:p>
    <w:p w:rsidR="00000000" w:rsidDel="00000000" w:rsidP="00000000" w:rsidRDefault="00000000" w:rsidRPr="00000000" w14:paraId="000000FC">
      <w:pPr>
        <w:spacing w:line="276" w:lineRule="auto"/>
        <w:jc w:val="both"/>
        <w:rPr>
          <w:color w:val="38761d"/>
          <w:sz w:val="40"/>
          <w:szCs w:val="40"/>
          <w:u w:val="single"/>
          <w:rPrChange w:author="Nina Pavlova" w:id="2" w:date="2026-04-29T20:50:46Z">
            <w:rPr>
              <w:color w:val="38761d"/>
              <w:sz w:val="32"/>
              <w:szCs w:val="32"/>
              <w:u w:val="single"/>
            </w:rPr>
          </w:rPrChange>
        </w:rPr>
      </w:pPr>
      <w:r w:rsidDel="00000000" w:rsidR="00000000" w:rsidRPr="00000000">
        <w:rPr>
          <w:rtl w:val="0"/>
        </w:rPr>
      </w:r>
    </w:p>
    <w:p w:rsidR="00000000" w:rsidDel="00000000" w:rsidP="00000000" w:rsidRDefault="00000000" w:rsidRPr="00000000" w14:paraId="000000FD">
      <w:pPr>
        <w:spacing w:line="276" w:lineRule="auto"/>
        <w:jc w:val="both"/>
        <w:rPr>
          <w:color w:val="38761d"/>
          <w:sz w:val="40"/>
          <w:szCs w:val="40"/>
          <w:u w:val="single"/>
          <w:rPrChange w:author="Nina Pavlova" w:id="2" w:date="2026-04-29T20:50:46Z">
            <w:rPr>
              <w:color w:val="38761d"/>
              <w:sz w:val="32"/>
              <w:szCs w:val="32"/>
              <w:u w:val="single"/>
            </w:rPr>
          </w:rPrChange>
        </w:rPr>
      </w:pPr>
      <w:r w:rsidDel="00000000" w:rsidR="00000000" w:rsidRPr="00000000">
        <w:rPr>
          <w:color w:val="38761d"/>
          <w:sz w:val="40"/>
          <w:szCs w:val="40"/>
          <w:u w:val="single"/>
          <w:rPrChange w:author="Nina Pavlova" w:id="2" w:date="2026-04-29T20:50:46Z">
            <w:rPr>
              <w:color w:val="38761d"/>
              <w:sz w:val="32"/>
              <w:szCs w:val="32"/>
              <w:u w:val="single"/>
            </w:rPr>
          </w:rPrChange>
        </w:rPr>
        <w:drawing>
          <wp:inline distB="114300" distT="114300" distL="114300" distR="114300">
            <wp:extent cx="5119688" cy="4271773"/>
            <wp:effectExtent b="25400" l="25400" r="25400" t="25400"/>
            <wp:docPr id="2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119688" cy="4271773"/>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FE">
      <w:pPr>
        <w:spacing w:line="276" w:lineRule="auto"/>
        <w:jc w:val="both"/>
        <w:rPr>
          <w:color w:val="38761d"/>
          <w:sz w:val="40"/>
          <w:szCs w:val="40"/>
          <w:u w:val="single"/>
          <w:rPrChange w:author="Nina Pavlova" w:id="2" w:date="2026-04-29T20:50:46Z">
            <w:rPr>
              <w:color w:val="38761d"/>
              <w:sz w:val="32"/>
              <w:szCs w:val="32"/>
              <w:u w:val="single"/>
            </w:rPr>
          </w:rPrChange>
        </w:rPr>
      </w:pPr>
      <w:r w:rsidDel="00000000" w:rsidR="00000000" w:rsidRPr="00000000">
        <w:rPr>
          <w:rtl w:val="0"/>
        </w:rPr>
      </w:r>
    </w:p>
    <w:p w:rsidR="00000000" w:rsidDel="00000000" w:rsidP="00000000" w:rsidRDefault="00000000" w:rsidRPr="00000000" w14:paraId="000000FF">
      <w:pPr>
        <w:spacing w:line="276" w:lineRule="auto"/>
        <w:jc w:val="both"/>
        <w:rPr>
          <w:color w:val="38761d"/>
          <w:sz w:val="40"/>
          <w:szCs w:val="40"/>
          <w:u w:val="single"/>
          <w:rPrChange w:author="Nina Pavlova" w:id="2" w:date="2026-04-29T20:50:46Z">
            <w:rPr>
              <w:color w:val="38761d"/>
              <w:sz w:val="32"/>
              <w:szCs w:val="32"/>
              <w:u w:val="single"/>
            </w:rPr>
          </w:rPrChange>
        </w:rPr>
      </w:pPr>
      <w:r w:rsidDel="00000000" w:rsidR="00000000" w:rsidRPr="00000000">
        <w:rPr>
          <w:color w:val="38761d"/>
          <w:sz w:val="40"/>
          <w:szCs w:val="40"/>
          <w:u w:val="single"/>
          <w:rPrChange w:author="Nina Pavlova" w:id="2" w:date="2026-04-29T20:50:46Z">
            <w:rPr>
              <w:color w:val="38761d"/>
              <w:sz w:val="32"/>
              <w:szCs w:val="32"/>
              <w:u w:val="single"/>
            </w:rPr>
          </w:rPrChange>
        </w:rPr>
        <w:drawing>
          <wp:inline distB="114300" distT="114300" distL="114300" distR="114300">
            <wp:extent cx="2990850" cy="3133725"/>
            <wp:effectExtent b="25400" l="25400" r="25400" t="25400"/>
            <wp:docPr id="168" name="image148.png"/>
            <a:graphic>
              <a:graphicData uri="http://schemas.openxmlformats.org/drawingml/2006/picture">
                <pic:pic>
                  <pic:nvPicPr>
                    <pic:cNvPr id="0" name="image148.png"/>
                    <pic:cNvPicPr preferRelativeResize="0"/>
                  </pic:nvPicPr>
                  <pic:blipFill>
                    <a:blip r:embed="rId26"/>
                    <a:srcRect b="0" l="0" r="0" t="0"/>
                    <a:stretch>
                      <a:fillRect/>
                    </a:stretch>
                  </pic:blipFill>
                  <pic:spPr>
                    <a:xfrm>
                      <a:off x="0" y="0"/>
                      <a:ext cx="2990850" cy="3133725"/>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00">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натискане на бутон ‘’Report a Problem’’, се показва прозорец с поле, в което клиента може да направи описание на проблема и ако желае да добави снимки.</w:t>
      </w:r>
    </w:p>
    <w:p w:rsidR="00000000" w:rsidDel="00000000" w:rsidP="00000000" w:rsidRDefault="00000000" w:rsidRPr="00000000" w14:paraId="00000101">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296174" cy="3293134"/>
            <wp:effectExtent b="25400" l="25400" r="25400" t="25400"/>
            <wp:docPr id="71"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5296174" cy="3293134"/>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02">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описване на проблема и натискане на бутон “Submit”, клиента получава следното съобщение от системата:</w:t>
      </w:r>
    </w:p>
    <w:p w:rsidR="00000000" w:rsidDel="00000000" w:rsidP="00000000" w:rsidRDefault="00000000" w:rsidRPr="00000000" w14:paraId="00000103">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04">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990600"/>
            <wp:effectExtent b="25400" l="25400" r="25400" t="25400"/>
            <wp:docPr id="104" name="image112.png"/>
            <a:graphic>
              <a:graphicData uri="http://schemas.openxmlformats.org/drawingml/2006/picture">
                <pic:pic>
                  <pic:nvPicPr>
                    <pic:cNvPr id="0" name="image112.png"/>
                    <pic:cNvPicPr preferRelativeResize="0"/>
                  </pic:nvPicPr>
                  <pic:blipFill>
                    <a:blip r:embed="rId28"/>
                    <a:srcRect b="0" l="0" r="0" t="0"/>
                    <a:stretch>
                      <a:fillRect/>
                    </a:stretch>
                  </pic:blipFill>
                  <pic:spPr>
                    <a:xfrm>
                      <a:off x="0" y="0"/>
                      <a:ext cx="5943600" cy="990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0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Съобщението се изпраща до админ, който ще разгледа проблема.</w:t>
      </w:r>
    </w:p>
    <w:p w:rsidR="00000000" w:rsidDel="00000000" w:rsidP="00000000" w:rsidRDefault="00000000" w:rsidRPr="00000000" w14:paraId="00000106">
      <w:pPr>
        <w:pStyle w:val="Heading3"/>
        <w:spacing w:after="0" w:before="0" w:line="276" w:lineRule="auto"/>
        <w:jc w:val="both"/>
        <w:rPr>
          <w:color w:val="38761d"/>
          <w:sz w:val="40"/>
          <w:szCs w:val="40"/>
          <w:u w:val="single"/>
          <w:rPrChange w:author="Nina Pavlova" w:id="2" w:date="2026-04-29T20:50:46Z">
            <w:rPr>
              <w:color w:val="0000ff"/>
              <w:u w:val="single"/>
            </w:rPr>
          </w:rPrChange>
        </w:rPr>
      </w:pPr>
      <w:bookmarkStart w:colFirst="0" w:colLast="0" w:name="_yodalrcwxcn6" w:id="7"/>
      <w:bookmarkEnd w:id="7"/>
      <w:r w:rsidDel="00000000" w:rsidR="00000000" w:rsidRPr="00000000">
        <w:rPr>
          <w:rtl w:val="0"/>
        </w:rPr>
      </w:r>
    </w:p>
    <w:p w:rsidR="00000000" w:rsidDel="00000000" w:rsidP="00000000" w:rsidRDefault="00000000" w:rsidRPr="00000000" w14:paraId="00000107">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ellf2s3fjcd2" w:id="8"/>
      <w:bookmarkEnd w:id="8"/>
      <w:r w:rsidDel="00000000" w:rsidR="00000000" w:rsidRPr="00000000">
        <w:rPr>
          <w:color w:val="38761d"/>
          <w:sz w:val="40"/>
          <w:szCs w:val="40"/>
          <w:u w:val="single"/>
          <w:rtl w:val="0"/>
          <w:rPrChange w:author="Nina Pavlova" w:id="2" w:date="2026-04-29T20:50:46Z">
            <w:rPr>
              <w:b w:val="1"/>
              <w:bCs w:val="1"/>
              <w:color w:val="0000ff"/>
            </w:rPr>
          </w:rPrChange>
        </w:rPr>
        <w:t xml:space="preserve">2.1.6 Редактиране на Клиентски профил</w:t>
      </w:r>
    </w:p>
    <w:p w:rsidR="00000000" w:rsidDel="00000000" w:rsidP="00000000" w:rsidRDefault="00000000" w:rsidRPr="00000000" w14:paraId="00000108">
      <w:pPr>
        <w:spacing w:line="276" w:lineRule="auto"/>
        <w:jc w:val="both"/>
        <w:rPr>
          <w:color w:val="38761d"/>
          <w:sz w:val="40"/>
          <w:szCs w:val="40"/>
          <w:u w:val="single"/>
          <w:rPrChange w:author="Nina Pavlova" w:id="2" w:date="2026-04-29T20:50:46Z">
            <w:rPr>
              <w:color w:val="38761d"/>
              <w:sz w:val="28"/>
              <w:szCs w:val="28"/>
              <w:highlight w:val="green"/>
              <w:u w:val="single"/>
            </w:rPr>
          </w:rPrChange>
        </w:rPr>
      </w:pPr>
      <w:r w:rsidDel="00000000" w:rsidR="00000000" w:rsidRPr="00000000">
        <w:rPr>
          <w:rtl w:val="0"/>
        </w:rPr>
      </w:r>
    </w:p>
    <w:p w:rsidR="00000000" w:rsidDel="00000000" w:rsidP="00000000" w:rsidRDefault="00000000" w:rsidRPr="00000000" w14:paraId="00000109">
      <w:pPr>
        <w:spacing w:line="276" w:lineRule="auto"/>
        <w:jc w:val="both"/>
        <w:rPr>
          <w:color w:val="38761d"/>
          <w:sz w:val="40"/>
          <w:szCs w:val="40"/>
          <w:u w:val="single"/>
          <w:rPrChange w:author="Nina Pavlova" w:id="2" w:date="2026-04-29T20:50:46Z">
            <w:rPr>
              <w:color w:val="212529"/>
              <w:sz w:val="34"/>
              <w:szCs w:val="34"/>
            </w:rPr>
          </w:rPrChange>
        </w:rPr>
      </w:pPr>
      <w:r w:rsidDel="00000000" w:rsidR="00000000" w:rsidRPr="00000000">
        <w:rPr>
          <w:color w:val="38761d"/>
          <w:sz w:val="40"/>
          <w:szCs w:val="40"/>
          <w:u w:val="single"/>
          <w:rPrChange w:author="Nina Pavlova" w:id="2" w:date="2026-04-29T20:50:46Z">
            <w:rPr>
              <w:color w:val="212529"/>
              <w:sz w:val="34"/>
              <w:szCs w:val="34"/>
            </w:rPr>
          </w:rPrChange>
        </w:rPr>
        <w:drawing>
          <wp:inline distB="114300" distT="114300" distL="114300" distR="114300">
            <wp:extent cx="2395538" cy="2379406"/>
            <wp:effectExtent b="25400" l="25400" r="25400" t="25400"/>
            <wp:docPr id="44"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2395538" cy="2379406"/>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spacing w:line="276" w:lineRule="auto"/>
        <w:jc w:val="both"/>
        <w:rPr>
          <w:color w:val="38761d"/>
          <w:sz w:val="40"/>
          <w:szCs w:val="40"/>
          <w:u w:val="single"/>
          <w:rPrChange w:author="Nina Pavlova" w:id="2" w:date="2026-04-29T20:50:46Z">
            <w:rPr>
              <w:color w:val="38761d"/>
              <w:sz w:val="32"/>
              <w:szCs w:val="32"/>
            </w:rPr>
          </w:rPrChange>
        </w:rPr>
      </w:pPr>
      <w:r w:rsidDel="00000000" w:rsidR="00000000" w:rsidRPr="00000000">
        <w:rPr>
          <w:rtl w:val="0"/>
        </w:rPr>
      </w:r>
    </w:p>
    <w:p w:rsidR="00000000" w:rsidDel="00000000" w:rsidP="00000000" w:rsidRDefault="00000000" w:rsidRPr="00000000" w14:paraId="0000010B">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бутона с потребителското име, клиента вижда падащо меню със секции:</w:t>
      </w:r>
    </w:p>
    <w:p w:rsidR="00000000" w:rsidDel="00000000" w:rsidP="00000000" w:rsidRDefault="00000000" w:rsidRPr="00000000" w14:paraId="0000010C">
      <w:pPr>
        <w:numPr>
          <w:ilvl w:val="0"/>
          <w:numId w:val="8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Profile</w:t>
      </w:r>
    </w:p>
    <w:p w:rsidR="00000000" w:rsidDel="00000000" w:rsidP="00000000" w:rsidRDefault="00000000" w:rsidRPr="00000000" w14:paraId="0000010D">
      <w:pPr>
        <w:numPr>
          <w:ilvl w:val="0"/>
          <w:numId w:val="8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Preferences</w:t>
      </w:r>
    </w:p>
    <w:p w:rsidR="00000000" w:rsidDel="00000000" w:rsidP="00000000" w:rsidRDefault="00000000" w:rsidRPr="00000000" w14:paraId="0000010E">
      <w:pPr>
        <w:numPr>
          <w:ilvl w:val="0"/>
          <w:numId w:val="8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Log out</w:t>
      </w:r>
    </w:p>
    <w:p w:rsidR="00000000" w:rsidDel="00000000" w:rsidP="00000000" w:rsidRDefault="00000000" w:rsidRPr="00000000" w14:paraId="0000010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10">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111">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a195lun5ue14" w:id="9"/>
      <w:bookmarkEnd w:id="9"/>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2.1.6.1 Profile</w:t>
      </w:r>
    </w:p>
    <w:p w:rsidR="00000000" w:rsidDel="00000000" w:rsidP="00000000" w:rsidRDefault="00000000" w:rsidRPr="00000000" w14:paraId="00000112">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w:t>
      </w:r>
      <w:r w:rsidDel="00000000" w:rsidR="00000000" w:rsidRPr="00000000">
        <w:rPr>
          <w:color w:val="38761d"/>
          <w:sz w:val="40"/>
          <w:szCs w:val="40"/>
          <w:u w:val="single"/>
          <w:rtl w:val="0"/>
          <w:rPrChange w:author="Nina Pavlova" w:id="2" w:date="2026-04-29T20:50:46Z">
            <w:rPr>
              <w:b w:val="1"/>
              <w:bCs w:val="1"/>
              <w:sz w:val="26"/>
              <w:szCs w:val="26"/>
            </w:rPr>
          </w:rPrChange>
        </w:rPr>
        <w:t xml:space="preserve">Profile</w:t>
      </w:r>
      <w:r w:rsidDel="00000000" w:rsidR="00000000" w:rsidRPr="00000000">
        <w:rPr>
          <w:color w:val="38761d"/>
          <w:sz w:val="40"/>
          <w:szCs w:val="40"/>
          <w:u w:val="single"/>
          <w:rtl w:val="0"/>
          <w:rPrChange w:author="Nina Pavlova" w:id="2" w:date="2026-04-29T20:50:46Z">
            <w:rPr>
              <w:sz w:val="26"/>
              <w:szCs w:val="26"/>
            </w:rPr>
          </w:rPrChange>
        </w:rPr>
        <w:t xml:space="preserve">  се отваря страница с полета за редактиране и допълване на профила от потребителя-клиент. Полетата са разделени в три секции:</w:t>
      </w:r>
    </w:p>
    <w:p w:rsidR="00000000" w:rsidDel="00000000" w:rsidP="00000000" w:rsidRDefault="00000000" w:rsidRPr="00000000" w14:paraId="00000113">
      <w:pPr>
        <w:numPr>
          <w:ilvl w:val="0"/>
          <w:numId w:val="4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First name; </w:t>
      </w:r>
    </w:p>
    <w:p w:rsidR="00000000" w:rsidDel="00000000" w:rsidP="00000000" w:rsidRDefault="00000000" w:rsidRPr="00000000" w14:paraId="00000114">
      <w:pPr>
        <w:numPr>
          <w:ilvl w:val="0"/>
          <w:numId w:val="4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Last name;</w:t>
      </w:r>
    </w:p>
    <w:p w:rsidR="00000000" w:rsidDel="00000000" w:rsidP="00000000" w:rsidRDefault="00000000" w:rsidRPr="00000000" w14:paraId="00000115">
      <w:pPr>
        <w:numPr>
          <w:ilvl w:val="0"/>
          <w:numId w:val="4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E-mail;</w:t>
      </w:r>
    </w:p>
    <w:p w:rsidR="00000000" w:rsidDel="00000000" w:rsidP="00000000" w:rsidRDefault="00000000" w:rsidRPr="00000000" w14:paraId="00000116">
      <w:pPr>
        <w:numPr>
          <w:ilvl w:val="0"/>
          <w:numId w:val="4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Phone number.</w:t>
      </w:r>
    </w:p>
    <w:p w:rsidR="00000000" w:rsidDel="00000000" w:rsidP="00000000" w:rsidRDefault="00000000" w:rsidRPr="00000000" w14:paraId="0000011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промяна, потребителят трябва да запази промените с бутон “Save changes”.</w:t>
      </w:r>
    </w:p>
    <w:p w:rsidR="00000000" w:rsidDel="00000000" w:rsidP="00000000" w:rsidRDefault="00000000" w:rsidRPr="00000000" w14:paraId="0000011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Полета за промяна на паролата:</w:t>
      </w:r>
    </w:p>
    <w:p w:rsidR="00000000" w:rsidDel="00000000" w:rsidP="00000000" w:rsidRDefault="00000000" w:rsidRPr="00000000" w14:paraId="00000119">
      <w:pPr>
        <w:numPr>
          <w:ilvl w:val="0"/>
          <w:numId w:val="5"/>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New password</w:t>
      </w:r>
    </w:p>
    <w:p w:rsidR="00000000" w:rsidDel="00000000" w:rsidP="00000000" w:rsidRDefault="00000000" w:rsidRPr="00000000" w14:paraId="0000011A">
      <w:pPr>
        <w:numPr>
          <w:ilvl w:val="0"/>
          <w:numId w:val="5"/>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New password_again)</w:t>
      </w:r>
    </w:p>
    <w:p w:rsidR="00000000" w:rsidDel="00000000" w:rsidP="00000000" w:rsidRDefault="00000000" w:rsidRPr="00000000" w14:paraId="0000011B">
      <w:pPr>
        <w:numPr>
          <w:ilvl w:val="0"/>
          <w:numId w:val="5"/>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Current password</w:t>
      </w:r>
    </w:p>
    <w:p w:rsidR="00000000" w:rsidDel="00000000" w:rsidP="00000000" w:rsidRDefault="00000000" w:rsidRPr="00000000" w14:paraId="0000011C">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промяна, потребителят трябва да запази промените с бутон “Save password”.</w:t>
      </w:r>
    </w:p>
    <w:p w:rsidR="00000000" w:rsidDel="00000000" w:rsidP="00000000" w:rsidRDefault="00000000" w:rsidRPr="00000000" w14:paraId="0000011D">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rtl w:val="0"/>
        </w:rPr>
      </w:r>
    </w:p>
    <w:p w:rsidR="00000000" w:rsidDel="00000000" w:rsidP="00000000" w:rsidRDefault="00000000" w:rsidRPr="00000000" w14:paraId="0000011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Полета за промяна на адреса:</w:t>
      </w:r>
    </w:p>
    <w:p w:rsidR="00000000" w:rsidDel="00000000" w:rsidP="00000000" w:rsidRDefault="00000000" w:rsidRPr="00000000" w14:paraId="0000011F">
      <w:pPr>
        <w:numPr>
          <w:ilvl w:val="0"/>
          <w:numId w:val="2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Address + бутон Map</w:t>
      </w:r>
    </w:p>
    <w:p w:rsidR="00000000" w:rsidDel="00000000" w:rsidP="00000000" w:rsidRDefault="00000000" w:rsidRPr="00000000" w14:paraId="00000120">
      <w:pPr>
        <w:numPr>
          <w:ilvl w:val="0"/>
          <w:numId w:val="2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Zip\Postal code</w:t>
      </w:r>
    </w:p>
    <w:p w:rsidR="00000000" w:rsidDel="00000000" w:rsidP="00000000" w:rsidRDefault="00000000" w:rsidRPr="00000000" w14:paraId="00000121">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промяна, потребителят трябва да запази промените бутон  “Save changes”.</w:t>
      </w:r>
    </w:p>
    <w:p w:rsidR="00000000" w:rsidDel="00000000" w:rsidP="00000000" w:rsidRDefault="00000000" w:rsidRPr="00000000" w14:paraId="00000122">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529263" cy="3339577"/>
            <wp:effectExtent b="25400" l="25400" r="25400" t="25400"/>
            <wp:docPr id="138" name="image121.png"/>
            <a:graphic>
              <a:graphicData uri="http://schemas.openxmlformats.org/drawingml/2006/picture">
                <pic:pic>
                  <pic:nvPicPr>
                    <pic:cNvPr id="0" name="image121.png"/>
                    <pic:cNvPicPr preferRelativeResize="0"/>
                  </pic:nvPicPr>
                  <pic:blipFill>
                    <a:blip r:embed="rId30"/>
                    <a:srcRect b="0" l="0" r="0" t="0"/>
                    <a:stretch>
                      <a:fillRect/>
                    </a:stretch>
                  </pic:blipFill>
                  <pic:spPr>
                    <a:xfrm>
                      <a:off x="0" y="0"/>
                      <a:ext cx="5529263" cy="3339577"/>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23">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124">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2nkmtxn5z0vz" w:id="10"/>
      <w:bookmarkEnd w:id="10"/>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2.1.6.2 Preferences</w:t>
      </w:r>
    </w:p>
    <w:p w:rsidR="00000000" w:rsidDel="00000000" w:rsidP="00000000" w:rsidRDefault="00000000" w:rsidRPr="00000000" w14:paraId="0000012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w:t>
      </w:r>
      <w:r w:rsidDel="00000000" w:rsidR="00000000" w:rsidRPr="00000000">
        <w:rPr>
          <w:color w:val="38761d"/>
          <w:sz w:val="40"/>
          <w:szCs w:val="40"/>
          <w:u w:val="single"/>
          <w:rtl w:val="0"/>
          <w:rPrChange w:author="Nina Pavlova" w:id="2" w:date="2026-04-29T20:50:46Z">
            <w:rPr>
              <w:b w:val="1"/>
              <w:bCs w:val="1"/>
              <w:sz w:val="26"/>
              <w:szCs w:val="26"/>
            </w:rPr>
          </w:rPrChange>
        </w:rPr>
        <w:t xml:space="preserve">Preferences</w:t>
      </w:r>
      <w:r w:rsidDel="00000000" w:rsidR="00000000" w:rsidRPr="00000000">
        <w:rPr>
          <w:color w:val="38761d"/>
          <w:sz w:val="40"/>
          <w:szCs w:val="40"/>
          <w:u w:val="single"/>
          <w:rtl w:val="0"/>
          <w:rPrChange w:author="Nina Pavlova" w:id="2" w:date="2026-04-29T20:50:46Z">
            <w:rPr>
              <w:sz w:val="26"/>
              <w:szCs w:val="26"/>
            </w:rPr>
          </w:rPrChange>
        </w:rPr>
        <w:t xml:space="preserve"> потребителя вижда страница за редактиране с предпочитания за нотификациите от системата с клик бутон за включване и изключване на дадената нотификация.</w:t>
      </w:r>
    </w:p>
    <w:p w:rsidR="00000000" w:rsidDel="00000000" w:rsidP="00000000" w:rsidRDefault="00000000" w:rsidRPr="00000000" w14:paraId="00000126">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27">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Първата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“Chat messages receiving”</w:t>
      </w:r>
    </w:p>
    <w:p w:rsidR="00000000" w:rsidDel="00000000" w:rsidP="00000000" w:rsidRDefault="00000000" w:rsidRPr="00000000" w14:paraId="0000012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Тя включва нотификациите на чат функционалността.</w:t>
      </w:r>
    </w:p>
    <w:p w:rsidR="00000000" w:rsidDel="00000000" w:rsidP="00000000" w:rsidRDefault="00000000" w:rsidRPr="00000000" w14:paraId="00000129">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2A">
      <w:pPr>
        <w:numPr>
          <w:ilvl w:val="0"/>
          <w:numId w:val="6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Email -  тази настройка контролира дали клиента трябва да получава нотификации на имейл, ако има ново съобщение в чата.</w:t>
      </w:r>
    </w:p>
    <w:p w:rsidR="00000000" w:rsidDel="00000000" w:rsidP="00000000" w:rsidRDefault="00000000" w:rsidRPr="00000000" w14:paraId="0000012B">
      <w:pPr>
        <w:numPr>
          <w:ilvl w:val="0"/>
          <w:numId w:val="6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контролира дали клиента да получава “Push” нотификация на телефона, ако има ново съобщение в чата.</w:t>
      </w:r>
    </w:p>
    <w:p w:rsidR="00000000" w:rsidDel="00000000" w:rsidP="00000000" w:rsidRDefault="00000000" w:rsidRPr="00000000" w14:paraId="0000012C">
      <w:pPr>
        <w:numPr>
          <w:ilvl w:val="0"/>
          <w:numId w:val="6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добавя звук към нотификацията при получаване на съобщение </w:t>
      </w:r>
    </w:p>
    <w:p w:rsidR="00000000" w:rsidDel="00000000" w:rsidP="00000000" w:rsidRDefault="00000000" w:rsidRPr="00000000" w14:paraId="0000012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1816100"/>
            <wp:effectExtent b="25400" l="25400" r="25400" t="25400"/>
            <wp:docPr id="123" name="image109.png"/>
            <a:graphic>
              <a:graphicData uri="http://schemas.openxmlformats.org/drawingml/2006/picture">
                <pic:pic>
                  <pic:nvPicPr>
                    <pic:cNvPr id="0" name="image109.png"/>
                    <pic:cNvPicPr preferRelativeResize="0"/>
                  </pic:nvPicPr>
                  <pic:blipFill>
                    <a:blip r:embed="rId31"/>
                    <a:srcRect b="0" l="0" r="0" t="0"/>
                    <a:stretch>
                      <a:fillRect/>
                    </a:stretch>
                  </pic:blipFill>
                  <pic:spPr>
                    <a:xfrm>
                      <a:off x="0" y="0"/>
                      <a:ext cx="5943600" cy="18161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2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2F">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Втората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“Task Suggestion”</w:t>
      </w:r>
    </w:p>
    <w:p w:rsidR="00000000" w:rsidDel="00000000" w:rsidP="00000000" w:rsidRDefault="00000000" w:rsidRPr="00000000" w14:paraId="00000130">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Тя включва нотификациите за Task-ове</w:t>
      </w:r>
    </w:p>
    <w:p w:rsidR="00000000" w:rsidDel="00000000" w:rsidP="00000000" w:rsidRDefault="00000000" w:rsidRPr="00000000" w14:paraId="00000131">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32">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настройка за “Push” нотификация, ако даден iTasker кандидатства за задача на клиент.</w:t>
      </w:r>
    </w:p>
    <w:p w:rsidR="00000000" w:rsidDel="00000000" w:rsidP="00000000" w:rsidRDefault="00000000" w:rsidRPr="00000000" w14:paraId="00000133">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настройка дали да бъде добавен звук към нотификациите за Task</w:t>
      </w:r>
    </w:p>
    <w:p w:rsidR="00000000" w:rsidDel="00000000" w:rsidP="00000000" w:rsidRDefault="00000000" w:rsidRPr="00000000" w14:paraId="0000013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2171700"/>
            <wp:effectExtent b="25400" l="25400" r="25400" t="25400"/>
            <wp:docPr id="64"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5943600" cy="21717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3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36">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Третата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“Task appointment change”</w:t>
      </w:r>
    </w:p>
    <w:p w:rsidR="00000000" w:rsidDel="00000000" w:rsidP="00000000" w:rsidRDefault="00000000" w:rsidRPr="00000000" w14:paraId="0000013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Тя включва нотификациите при промяна на деня и часа за извършване на </w:t>
      </w:r>
      <w:r w:rsidDel="00000000" w:rsidR="00000000" w:rsidRPr="00000000">
        <w:rPr>
          <w:color w:val="38761d"/>
          <w:sz w:val="40"/>
          <w:szCs w:val="40"/>
          <w:u w:val="single"/>
          <w:rtl w:val="0"/>
          <w:rPrChange w:author="Nina Pavlova" w:id="2" w:date="2026-04-29T20:50:46Z">
            <w:rPr>
              <w:sz w:val="26"/>
              <w:szCs w:val="26"/>
            </w:rPr>
          </w:rPrChange>
        </w:rPr>
        <w:t xml:space="preserve">таска</w:t>
      </w:r>
      <w:r w:rsidDel="00000000" w:rsidR="00000000" w:rsidRPr="00000000">
        <w:rPr>
          <w:color w:val="38761d"/>
          <w:sz w:val="40"/>
          <w:szCs w:val="40"/>
          <w:u w:val="single"/>
          <w:rtl w:val="0"/>
          <w:rPrChange w:author="Nina Pavlova" w:id="2" w:date="2026-04-29T20:50:46Z">
            <w:rPr>
              <w:sz w:val="26"/>
              <w:szCs w:val="26"/>
            </w:rPr>
          </w:rPrChange>
        </w:rPr>
        <w:t xml:space="preserve"> от iTasker.</w:t>
      </w:r>
    </w:p>
    <w:p w:rsidR="00000000" w:rsidDel="00000000" w:rsidP="00000000" w:rsidRDefault="00000000" w:rsidRPr="00000000" w14:paraId="0000013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39">
      <w:pPr>
        <w:numPr>
          <w:ilvl w:val="0"/>
          <w:numId w:val="30"/>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Email - да се изпраща съобщение на имейл на клиента, ако iTasker промени уговорената дата или час</w:t>
      </w:r>
    </w:p>
    <w:p w:rsidR="00000000" w:rsidDel="00000000" w:rsidP="00000000" w:rsidRDefault="00000000" w:rsidRPr="00000000" w14:paraId="0000013A">
      <w:pPr>
        <w:numPr>
          <w:ilvl w:val="0"/>
          <w:numId w:val="30"/>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Да се изпраща “Push” нотификация на телефона на клиента, ако iTasker промени уговорената дата или час</w:t>
      </w:r>
    </w:p>
    <w:p w:rsidR="00000000" w:rsidDel="00000000" w:rsidP="00000000" w:rsidRDefault="00000000" w:rsidRPr="00000000" w14:paraId="0000013B">
      <w:pPr>
        <w:numPr>
          <w:ilvl w:val="0"/>
          <w:numId w:val="30"/>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да се добави звуков сигнал към нотификациите</w:t>
      </w:r>
    </w:p>
    <w:p w:rsidR="00000000" w:rsidDel="00000000" w:rsidP="00000000" w:rsidRDefault="00000000" w:rsidRPr="00000000" w14:paraId="0000013C">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253038" cy="2525499"/>
            <wp:effectExtent b="25400" l="25400" r="25400" t="25400"/>
            <wp:docPr id="127" name="image117.png"/>
            <a:graphic>
              <a:graphicData uri="http://schemas.openxmlformats.org/drawingml/2006/picture">
                <pic:pic>
                  <pic:nvPicPr>
                    <pic:cNvPr id="0" name="image117.png"/>
                    <pic:cNvPicPr preferRelativeResize="0"/>
                  </pic:nvPicPr>
                  <pic:blipFill>
                    <a:blip r:embed="rId33"/>
                    <a:srcRect b="0" l="0" r="0" t="0"/>
                    <a:stretch>
                      <a:fillRect/>
                    </a:stretch>
                  </pic:blipFill>
                  <pic:spPr>
                    <a:xfrm>
                      <a:off x="0" y="0"/>
                      <a:ext cx="5253038" cy="2525499"/>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3D">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w:t>
      </w:r>
    </w:p>
    <w:p w:rsidR="00000000" w:rsidDel="00000000" w:rsidP="00000000" w:rsidRDefault="00000000" w:rsidRPr="00000000" w14:paraId="0000013E">
      <w:pPr>
        <w:spacing w:line="276" w:lineRule="auto"/>
        <w:jc w:val="both"/>
        <w:rPr>
          <w:color w:val="38761d"/>
          <w:sz w:val="40"/>
          <w:szCs w:val="40"/>
          <w:u w:val="single"/>
          <w:rPrChange w:author="Nina Pavlova" w:id="2" w:date="2026-04-29T20:50:46Z">
            <w:rPr>
              <w:b w:val="1"/>
              <w:bCs w:val="1"/>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Четвъртата група нотификации е </w:t>
      </w:r>
      <w:r w:rsidDel="00000000" w:rsidR="00000000" w:rsidRPr="00000000">
        <w:rPr>
          <w:color w:val="38761d"/>
          <w:sz w:val="40"/>
          <w:szCs w:val="40"/>
          <w:u w:val="single"/>
          <w:rtl w:val="0"/>
          <w:rPrChange w:author="Nina Pavlova" w:id="2" w:date="2026-04-29T20:50:46Z">
            <w:rPr>
              <w:b w:val="1"/>
              <w:bCs w:val="1"/>
              <w:color w:val="212529"/>
              <w:sz w:val="26"/>
              <w:szCs w:val="26"/>
            </w:rPr>
          </w:rPrChange>
        </w:rPr>
        <w:t xml:space="preserve">“Task status changed”</w:t>
      </w:r>
    </w:p>
    <w:p w:rsidR="00000000" w:rsidDel="00000000" w:rsidP="00000000" w:rsidRDefault="00000000" w:rsidRPr="00000000" w14:paraId="0000013F">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Тя включва нотификациите при промяна в статуса на таска.</w:t>
      </w:r>
    </w:p>
    <w:p w:rsidR="00000000" w:rsidDel="00000000" w:rsidP="00000000" w:rsidRDefault="00000000" w:rsidRPr="00000000" w14:paraId="00000140">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41">
      <w:pPr>
        <w:numPr>
          <w:ilvl w:val="0"/>
          <w:numId w:val="3"/>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Push - да се изпраща Push нотификация, ако iTasker-a промени статуса на таск </w:t>
      </w:r>
    </w:p>
    <w:p w:rsidR="00000000" w:rsidDel="00000000" w:rsidP="00000000" w:rsidRDefault="00000000" w:rsidRPr="00000000" w14:paraId="00000142">
      <w:pPr>
        <w:numPr>
          <w:ilvl w:val="0"/>
          <w:numId w:val="3"/>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Push - Alert Sound -  да се добави звуков сигнал към нотификациите</w:t>
      </w:r>
    </w:p>
    <w:p w:rsidR="00000000" w:rsidDel="00000000" w:rsidP="00000000" w:rsidRDefault="00000000" w:rsidRPr="00000000" w14:paraId="00000143">
      <w:pPr>
        <w:numPr>
          <w:ilvl w:val="0"/>
          <w:numId w:val="3"/>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SMS - известяване при промяна на уговореното време от страна на iTasker.</w:t>
      </w:r>
    </w:p>
    <w:p w:rsidR="00000000" w:rsidDel="00000000" w:rsidP="00000000" w:rsidRDefault="00000000" w:rsidRPr="00000000" w14:paraId="00000144">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486400" cy="2324100"/>
            <wp:effectExtent b="25400" l="25400" r="25400" t="25400"/>
            <wp:docPr id="21"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486400" cy="23241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45">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46">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Петата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“New follow up Task”</w:t>
      </w:r>
    </w:p>
    <w:p w:rsidR="00000000" w:rsidDel="00000000" w:rsidP="00000000" w:rsidRDefault="00000000" w:rsidRPr="00000000" w14:paraId="0000014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Тя включва нотификациите за “Follow up task”, създадени от iTasker към клиент.</w:t>
      </w:r>
    </w:p>
    <w:p w:rsidR="00000000" w:rsidDel="00000000" w:rsidP="00000000" w:rsidRDefault="00000000" w:rsidRPr="00000000" w14:paraId="0000014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49">
      <w:pPr>
        <w:numPr>
          <w:ilvl w:val="0"/>
          <w:numId w:val="40"/>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да се изпраща “Push” нотификация, ако iTasker създаде “Follow up task” към клиента</w:t>
      </w:r>
    </w:p>
    <w:p w:rsidR="00000000" w:rsidDel="00000000" w:rsidP="00000000" w:rsidRDefault="00000000" w:rsidRPr="00000000" w14:paraId="0000014A">
      <w:pPr>
        <w:numPr>
          <w:ilvl w:val="0"/>
          <w:numId w:val="40"/>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Push - Alert Sound - да се добави звуков сигнал към нотификациите</w:t>
      </w:r>
    </w:p>
    <w:p w:rsidR="00000000" w:rsidDel="00000000" w:rsidP="00000000" w:rsidRDefault="00000000" w:rsidRPr="00000000" w14:paraId="0000014B">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2870200"/>
            <wp:effectExtent b="25400" l="25400" r="25400" t="25400"/>
            <wp:docPr id="39"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943600" cy="2870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4C">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4D">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4E">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4F">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Шестата група нотификации е </w:t>
      </w:r>
      <w:r w:rsidDel="00000000" w:rsidR="00000000" w:rsidRPr="00000000">
        <w:rPr>
          <w:color w:val="38761d"/>
          <w:sz w:val="40"/>
          <w:szCs w:val="40"/>
          <w:u w:val="single"/>
          <w:rtl w:val="0"/>
          <w:rPrChange w:author="Nina Pavlova" w:id="2" w:date="2026-04-29T20:50:46Z">
            <w:rPr>
              <w:b w:val="1"/>
              <w:bCs w:val="1"/>
              <w:color w:val="212529"/>
              <w:sz w:val="26"/>
              <w:szCs w:val="26"/>
            </w:rPr>
          </w:rPrChange>
        </w:rPr>
        <w:t xml:space="preserve">“Finances”</w:t>
      </w:r>
      <w:r w:rsidDel="00000000" w:rsidR="00000000" w:rsidRPr="00000000">
        <w:rPr>
          <w:color w:val="38761d"/>
          <w:sz w:val="40"/>
          <w:szCs w:val="40"/>
          <w:u w:val="single"/>
          <w:rtl w:val="0"/>
          <w:rPrChange w:author="Nina Pavlova" w:id="2" w:date="2026-04-29T20:50:46Z">
            <w:rPr>
              <w:color w:val="212529"/>
              <w:sz w:val="26"/>
              <w:szCs w:val="26"/>
            </w:rPr>
          </w:rPrChange>
        </w:rPr>
        <w:t xml:space="preserve"> . Тя включва нотификациите, които са свързани с фактурите.</w:t>
      </w:r>
    </w:p>
    <w:p w:rsidR="00000000" w:rsidDel="00000000" w:rsidP="00000000" w:rsidRDefault="00000000" w:rsidRPr="00000000" w14:paraId="00000150">
      <w:pPr>
        <w:numPr>
          <w:ilvl w:val="0"/>
          <w:numId w:val="72"/>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Email - дали да се изпращат нотификации по имейл, ако iTasker създаде или промени фактура</w:t>
      </w:r>
    </w:p>
    <w:p w:rsidR="00000000" w:rsidDel="00000000" w:rsidP="00000000" w:rsidRDefault="00000000" w:rsidRPr="00000000" w14:paraId="00000151">
      <w:pPr>
        <w:numPr>
          <w:ilvl w:val="0"/>
          <w:numId w:val="72"/>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Push -  да се изпраща Push нотификация ако  iTasker създаде или промени фактура</w:t>
      </w:r>
    </w:p>
    <w:p w:rsidR="00000000" w:rsidDel="00000000" w:rsidP="00000000" w:rsidRDefault="00000000" w:rsidRPr="00000000" w14:paraId="00000152">
      <w:pPr>
        <w:numPr>
          <w:ilvl w:val="0"/>
          <w:numId w:val="72"/>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да се добави звуков сигнал към нотификациите</w:t>
      </w:r>
    </w:p>
    <w:p w:rsidR="00000000" w:rsidDel="00000000" w:rsidP="00000000" w:rsidRDefault="00000000" w:rsidRPr="00000000" w14:paraId="00000153">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2032000"/>
            <wp:effectExtent b="25400" l="25400" r="25400" t="25400"/>
            <wp:docPr id="150" name="image140.png"/>
            <a:graphic>
              <a:graphicData uri="http://schemas.openxmlformats.org/drawingml/2006/picture">
                <pic:pic>
                  <pic:nvPicPr>
                    <pic:cNvPr id="0" name="image140.png"/>
                    <pic:cNvPicPr preferRelativeResize="0"/>
                  </pic:nvPicPr>
                  <pic:blipFill>
                    <a:blip r:embed="rId36"/>
                    <a:srcRect b="0" l="0" r="0" t="0"/>
                    <a:stretch>
                      <a:fillRect/>
                    </a:stretch>
                  </pic:blipFill>
                  <pic:spPr>
                    <a:xfrm>
                      <a:off x="0" y="0"/>
                      <a:ext cx="5943600" cy="20320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54">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55">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 бутон “Save” запазваме направените промени.</w:t>
      </w:r>
    </w:p>
    <w:p w:rsidR="00000000" w:rsidDel="00000000" w:rsidP="00000000" w:rsidRDefault="00000000" w:rsidRPr="00000000" w14:paraId="00000156">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5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5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59">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gfw8owh7et2h" w:id="11"/>
      <w:bookmarkEnd w:id="11"/>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2.1.6.3 Чат между Клиент и iTasker</w:t>
      </w:r>
    </w:p>
    <w:p w:rsidR="00000000" w:rsidDel="00000000" w:rsidP="00000000" w:rsidRDefault="00000000" w:rsidRPr="00000000" w14:paraId="0000015A">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Това е чат функционалност, при която клиента може да приема съобщения от iTasker, но само ако той е назначен от клиента да свърши даден таск. Клиента не може сам да започва чат с iTasker. Ако съществува вече създаден чат, клиента може да пише там и след време.</w:t>
      </w:r>
    </w:p>
    <w:p w:rsidR="00000000" w:rsidDel="00000000" w:rsidP="00000000" w:rsidRDefault="00000000" w:rsidRPr="00000000" w14:paraId="0000015B">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15C">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w:t>
      </w:r>
      <w:r w:rsidDel="00000000" w:rsidR="00000000" w:rsidRPr="00000000">
        <w:rPr>
          <w:color w:val="38761d"/>
          <w:sz w:val="40"/>
          <w:szCs w:val="40"/>
          <w:u w:val="single"/>
          <w:rtl w:val="0"/>
          <w:rPrChange w:author="Nina Pavlova" w:id="2" w:date="2026-04-29T20:50:46Z">
            <w:rPr>
              <w:b w:val="1"/>
              <w:bCs w:val="1"/>
              <w:sz w:val="26"/>
              <w:szCs w:val="26"/>
            </w:rPr>
          </w:rPrChange>
        </w:rPr>
        <w:t xml:space="preserve">Messages</w:t>
      </w:r>
      <w:r w:rsidDel="00000000" w:rsidR="00000000" w:rsidRPr="00000000">
        <w:rPr>
          <w:color w:val="38761d"/>
          <w:sz w:val="40"/>
          <w:szCs w:val="40"/>
          <w:u w:val="single"/>
          <w:rtl w:val="0"/>
          <w:rPrChange w:author="Nina Pavlova" w:id="2" w:date="2026-04-29T20:50:46Z">
            <w:rPr>
              <w:sz w:val="26"/>
              <w:szCs w:val="26"/>
            </w:rPr>
          </w:rPrChange>
        </w:rPr>
        <w:t xml:space="preserve"> от менюто се показва страница със съобщения. </w:t>
      </w:r>
    </w:p>
    <w:p w:rsidR="00000000" w:rsidDel="00000000" w:rsidP="00000000" w:rsidRDefault="00000000" w:rsidRPr="00000000" w14:paraId="0000015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Чата може да бъде Private или Group, може да има заглавие, показват се и имената на участниците в чата. Има поле за въвеждане на съобщението и бутон “Send”, от който то се изпраща.</w:t>
      </w:r>
    </w:p>
    <w:p w:rsidR="00000000" w:rsidDel="00000000" w:rsidP="00000000" w:rsidRDefault="00000000" w:rsidRPr="00000000" w14:paraId="0000015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От бутон ‘’New chat’’  се избират участници за нов чат прозорец.</w:t>
      </w:r>
    </w:p>
    <w:p w:rsidR="00000000" w:rsidDel="00000000" w:rsidP="00000000" w:rsidRDefault="00000000" w:rsidRPr="00000000" w14:paraId="0000015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60">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2819400"/>
            <wp:effectExtent b="25400" l="25400" r="25400" t="25400"/>
            <wp:docPr id="90" name="image75.png"/>
            <a:graphic>
              <a:graphicData uri="http://schemas.openxmlformats.org/drawingml/2006/picture">
                <pic:pic>
                  <pic:nvPicPr>
                    <pic:cNvPr id="0" name="image75.png"/>
                    <pic:cNvPicPr preferRelativeResize="0"/>
                  </pic:nvPicPr>
                  <pic:blipFill>
                    <a:blip r:embed="rId37"/>
                    <a:srcRect b="0" l="0" r="0" t="0"/>
                    <a:stretch>
                      <a:fillRect/>
                    </a:stretch>
                  </pic:blipFill>
                  <pic:spPr>
                    <a:xfrm>
                      <a:off x="0" y="0"/>
                      <a:ext cx="5943600" cy="2819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61">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62">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63">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6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6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66">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6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6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1757363" cy="1757363"/>
            <wp:effectExtent b="25400" l="25400" r="25400" t="25400"/>
            <wp:docPr id="142" name="image152.png"/>
            <a:graphic>
              <a:graphicData uri="http://schemas.openxmlformats.org/drawingml/2006/picture">
                <pic:pic>
                  <pic:nvPicPr>
                    <pic:cNvPr id="0" name="image152.png"/>
                    <pic:cNvPicPr preferRelativeResize="0"/>
                  </pic:nvPicPr>
                  <pic:blipFill>
                    <a:blip r:embed="rId38"/>
                    <a:srcRect b="0" l="0" r="0" t="0"/>
                    <a:stretch>
                      <a:fillRect/>
                    </a:stretch>
                  </pic:blipFill>
                  <pic:spPr>
                    <a:xfrm>
                      <a:off x="0" y="0"/>
                      <a:ext cx="1757363" cy="1757363"/>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69">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6A">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6B">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157744" cy="2719388"/>
            <wp:effectExtent b="25400" l="25400" r="25400" t="25400"/>
            <wp:docPr id="86" name="image72.png"/>
            <a:graphic>
              <a:graphicData uri="http://schemas.openxmlformats.org/drawingml/2006/picture">
                <pic:pic>
                  <pic:nvPicPr>
                    <pic:cNvPr id="0" name="image72.png"/>
                    <pic:cNvPicPr preferRelativeResize="0"/>
                  </pic:nvPicPr>
                  <pic:blipFill>
                    <a:blip r:embed="rId39"/>
                    <a:srcRect b="0" l="0" r="0" t="0"/>
                    <a:stretch>
                      <a:fillRect/>
                    </a:stretch>
                  </pic:blipFill>
                  <pic:spPr>
                    <a:xfrm>
                      <a:off x="0" y="0"/>
                      <a:ext cx="5157744" cy="2719388"/>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6C">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a95ncg12nyrm" w:id="12"/>
      <w:bookmarkEnd w:id="12"/>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2.1.6.4 Logout</w:t>
      </w:r>
    </w:p>
    <w:p w:rsidR="00000000" w:rsidDel="00000000" w:rsidP="00000000" w:rsidRDefault="00000000" w:rsidRPr="00000000" w14:paraId="0000016D">
      <w:pPr>
        <w:spacing w:line="276" w:lineRule="auto"/>
        <w:jc w:val="both"/>
        <w:rPr>
          <w:color w:val="38761d"/>
          <w:sz w:val="40"/>
          <w:szCs w:val="40"/>
          <w:u w:val="single"/>
          <w:rPrChange w:author="Nina Pavlova" w:id="2" w:date="2026-04-29T20:50:46Z">
            <w:rPr>
              <w:b w:val="1"/>
              <w:bCs w:val="1"/>
              <w:color w:val="38761d"/>
              <w:sz w:val="28"/>
              <w:szCs w:val="28"/>
              <w:u w:val="single"/>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 </w:t>
      </w:r>
      <w:r w:rsidDel="00000000" w:rsidR="00000000" w:rsidRPr="00000000">
        <w:rPr>
          <w:rtl w:val="0"/>
        </w:rPr>
      </w:r>
    </w:p>
    <w:p w:rsidR="00000000" w:rsidDel="00000000" w:rsidP="00000000" w:rsidRDefault="00000000" w:rsidRPr="00000000" w14:paraId="0000016E">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Клиентът може да излезе от профила си от бутон ‘’Log out’’, намиращ се в менюто от т. 3.6</w:t>
      </w:r>
    </w:p>
    <w:p w:rsidR="00000000" w:rsidDel="00000000" w:rsidP="00000000" w:rsidRDefault="00000000" w:rsidRPr="00000000" w14:paraId="0000016F">
      <w:pPr>
        <w:spacing w:line="276" w:lineRule="auto"/>
        <w:jc w:val="both"/>
        <w:rPr>
          <w:color w:val="38761d"/>
          <w:sz w:val="40"/>
          <w:szCs w:val="40"/>
          <w:u w:val="single"/>
          <w:rPrChange w:author="Nina Pavlova" w:id="2" w:date="2026-04-29T20:50:46Z">
            <w:rPr>
              <w:sz w:val="28"/>
              <w:szCs w:val="28"/>
              <w:u w:val="single"/>
            </w:rPr>
          </w:rPrChange>
        </w:rPr>
      </w:pPr>
      <w:r w:rsidDel="00000000" w:rsidR="00000000" w:rsidRPr="00000000">
        <w:rPr>
          <w:rtl w:val="0"/>
        </w:rPr>
      </w:r>
    </w:p>
    <w:p w:rsidR="00000000" w:rsidDel="00000000" w:rsidP="00000000" w:rsidRDefault="00000000" w:rsidRPr="00000000" w14:paraId="00000170">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8hyxz67seqem" w:id="13"/>
      <w:bookmarkEnd w:id="13"/>
      <w:r w:rsidDel="00000000" w:rsidR="00000000" w:rsidRPr="00000000">
        <w:rPr>
          <w:color w:val="38761d"/>
          <w:sz w:val="40"/>
          <w:szCs w:val="40"/>
          <w:u w:val="single"/>
          <w:rtl w:val="0"/>
          <w:rPrChange w:author="Nina Pavlova" w:id="2" w:date="2026-04-29T20:50:46Z">
            <w:rPr>
              <w:b w:val="1"/>
              <w:bCs w:val="1"/>
              <w:color w:val="0000ff"/>
            </w:rPr>
          </w:rPrChange>
        </w:rPr>
        <w:t xml:space="preserve">2.1.7 Фактури на клиента</w:t>
      </w:r>
    </w:p>
    <w:p w:rsidR="00000000" w:rsidDel="00000000" w:rsidP="00000000" w:rsidRDefault="00000000" w:rsidRPr="00000000" w14:paraId="00000171">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72">
      <w:pPr>
        <w:spacing w:line="276" w:lineRule="auto"/>
        <w:jc w:val="both"/>
        <w:rPr>
          <w:color w:val="38761d"/>
          <w:sz w:val="40"/>
          <w:szCs w:val="40"/>
          <w:u w:val="single"/>
          <w:rPrChange w:author="Nina Pavlova" w:id="2" w:date="2026-04-29T20:50:46Z">
            <w:rPr>
              <w:sz w:val="32"/>
              <w:szCs w:val="32"/>
            </w:rPr>
          </w:rPrChange>
        </w:rPr>
      </w:pPr>
      <w:r w:rsidDel="00000000" w:rsidR="00000000" w:rsidRPr="00000000">
        <w:rPr>
          <w:color w:val="38761d"/>
          <w:sz w:val="40"/>
          <w:szCs w:val="40"/>
          <w:u w:val="single"/>
          <w:rPrChange w:author="Nina Pavlova" w:id="2" w:date="2026-04-29T20:50:46Z">
            <w:rPr>
              <w:sz w:val="32"/>
              <w:szCs w:val="32"/>
            </w:rPr>
          </w:rPrChange>
        </w:rPr>
        <w:drawing>
          <wp:inline distB="114300" distT="114300" distL="114300" distR="114300">
            <wp:extent cx="1285875" cy="2028825"/>
            <wp:effectExtent b="25400" l="25400" r="25400" t="25400"/>
            <wp:docPr id="43"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1285875" cy="2028825"/>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73">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натискане на бутон ‘’Finance’’, намиращ се в sidebar-a, се отваря страница с 2 таба Invoices и Quotes. При избор на Invoices се</w:t>
      </w:r>
      <w:r w:rsidDel="00000000" w:rsidR="00000000" w:rsidRPr="00000000">
        <w:rPr>
          <w:color w:val="38761d"/>
          <w:sz w:val="40"/>
          <w:szCs w:val="40"/>
          <w:u w:val="single"/>
          <w:rtl w:val="0"/>
          <w:rPrChange w:author="Nina Pavlova" w:id="2" w:date="2026-04-29T20:50:46Z">
            <w:rPr>
              <w:sz w:val="32"/>
              <w:szCs w:val="32"/>
            </w:rPr>
          </w:rPrChange>
        </w:rPr>
        <w:t xml:space="preserve"> </w:t>
      </w:r>
      <w:r w:rsidDel="00000000" w:rsidR="00000000" w:rsidRPr="00000000">
        <w:rPr>
          <w:color w:val="38761d"/>
          <w:sz w:val="40"/>
          <w:szCs w:val="40"/>
          <w:u w:val="single"/>
          <w:rtl w:val="0"/>
          <w:rPrChange w:author="Nina Pavlova" w:id="2" w:date="2026-04-29T20:50:46Z">
            <w:rPr>
              <w:sz w:val="26"/>
              <w:szCs w:val="26"/>
            </w:rPr>
          </w:rPrChange>
        </w:rPr>
        <w:t xml:space="preserve">показва страница с история на фактури и плащания.</w:t>
      </w:r>
    </w:p>
    <w:p w:rsidR="00000000" w:rsidDel="00000000" w:rsidP="00000000" w:rsidRDefault="00000000" w:rsidRPr="00000000" w14:paraId="0000017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Quotes се</w:t>
      </w:r>
      <w:r w:rsidDel="00000000" w:rsidR="00000000" w:rsidRPr="00000000">
        <w:rPr>
          <w:color w:val="38761d"/>
          <w:sz w:val="40"/>
          <w:szCs w:val="40"/>
          <w:u w:val="single"/>
          <w:rtl w:val="0"/>
          <w:rPrChange w:author="Nina Pavlova" w:id="2" w:date="2026-04-29T20:50:46Z">
            <w:rPr>
              <w:sz w:val="32"/>
              <w:szCs w:val="32"/>
            </w:rPr>
          </w:rPrChange>
        </w:rPr>
        <w:t xml:space="preserve"> </w:t>
      </w:r>
      <w:r w:rsidDel="00000000" w:rsidR="00000000" w:rsidRPr="00000000">
        <w:rPr>
          <w:color w:val="38761d"/>
          <w:sz w:val="40"/>
          <w:szCs w:val="40"/>
          <w:u w:val="single"/>
          <w:rtl w:val="0"/>
          <w:rPrChange w:author="Nina Pavlova" w:id="2" w:date="2026-04-29T20:50:46Z">
            <w:rPr>
              <w:sz w:val="26"/>
              <w:szCs w:val="26"/>
            </w:rPr>
          </w:rPrChange>
        </w:rPr>
        <w:t xml:space="preserve">показва страница с история на всички оферти.</w:t>
      </w:r>
    </w:p>
    <w:p w:rsidR="00000000" w:rsidDel="00000000" w:rsidP="00000000" w:rsidRDefault="00000000" w:rsidRPr="00000000" w14:paraId="0000017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76">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Чрез бутон ‘’Filter’’ може да се филтрират фактурите, според техния статус. </w:t>
      </w:r>
    </w:p>
    <w:p w:rsidR="00000000" w:rsidDel="00000000" w:rsidP="00000000" w:rsidRDefault="00000000" w:rsidRPr="00000000" w14:paraId="00000177">
      <w:pPr>
        <w:spacing w:line="276" w:lineRule="auto"/>
        <w:jc w:val="both"/>
        <w:rPr>
          <w:color w:val="38761d"/>
          <w:sz w:val="40"/>
          <w:szCs w:val="40"/>
          <w:u w:val="single"/>
          <w:rPrChange w:author="Nina Pavlova" w:id="2" w:date="2026-04-29T20:50:46Z">
            <w:rPr>
              <w:sz w:val="32"/>
              <w:szCs w:val="32"/>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2133600"/>
            <wp:effectExtent b="25400" l="25400" r="25400" t="25400"/>
            <wp:docPr id="128" name="image131.png"/>
            <a:graphic>
              <a:graphicData uri="http://schemas.openxmlformats.org/drawingml/2006/picture">
                <pic:pic>
                  <pic:nvPicPr>
                    <pic:cNvPr id="0" name="image131.png"/>
                    <pic:cNvPicPr preferRelativeResize="0"/>
                  </pic:nvPicPr>
                  <pic:blipFill>
                    <a:blip r:embed="rId41"/>
                    <a:srcRect b="0" l="0" r="0" t="0"/>
                    <a:stretch>
                      <a:fillRect/>
                    </a:stretch>
                  </pic:blipFill>
                  <pic:spPr>
                    <a:xfrm>
                      <a:off x="0" y="0"/>
                      <a:ext cx="5943600" cy="2133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78">
      <w:pPr>
        <w:spacing w:line="276" w:lineRule="auto"/>
        <w:jc w:val="both"/>
        <w:rPr>
          <w:color w:val="38761d"/>
          <w:sz w:val="40"/>
          <w:szCs w:val="40"/>
          <w:u w:val="single"/>
          <w:rPrChange w:author="Nina Pavlova" w:id="2" w:date="2026-04-29T20:50:46Z">
            <w:rPr>
              <w:sz w:val="32"/>
              <w:szCs w:val="32"/>
            </w:rPr>
          </w:rPrChange>
        </w:rPr>
      </w:pPr>
      <w:r w:rsidDel="00000000" w:rsidR="00000000" w:rsidRPr="00000000">
        <w:rPr>
          <w:rtl w:val="0"/>
        </w:rPr>
      </w:r>
    </w:p>
    <w:p w:rsidR="00000000" w:rsidDel="00000000" w:rsidP="00000000" w:rsidRDefault="00000000" w:rsidRPr="00000000" w14:paraId="00000179">
      <w:pPr>
        <w:pStyle w:val="Heading4"/>
        <w:spacing w:after="0" w:before="0" w:line="276" w:lineRule="auto"/>
        <w:jc w:val="both"/>
        <w:rPr>
          <w:color w:val="38761d"/>
          <w:sz w:val="40"/>
          <w:szCs w:val="40"/>
          <w:u w:val="single"/>
          <w:rPrChange w:author="Nina Pavlova" w:id="2" w:date="2026-04-29T20:50:46Z">
            <w:rPr>
              <w:b w:val="1"/>
              <w:bCs w:val="1"/>
              <w:color w:val="0000ff"/>
              <w:sz w:val="28"/>
              <w:szCs w:val="28"/>
              <w:u w:val="single"/>
            </w:rPr>
          </w:rPrChange>
        </w:rPr>
      </w:pPr>
      <w:bookmarkStart w:colFirst="0" w:colLast="0" w:name="_ga396ws8venq" w:id="14"/>
      <w:bookmarkEnd w:id="14"/>
      <w:r w:rsidDel="00000000" w:rsidR="00000000" w:rsidRPr="00000000">
        <w:rPr>
          <w:color w:val="38761d"/>
          <w:sz w:val="40"/>
          <w:szCs w:val="40"/>
          <w:u w:val="single"/>
          <w:rtl w:val="0"/>
          <w:rPrChange w:author="Nina Pavlova" w:id="2" w:date="2026-04-29T20:50:46Z">
            <w:rPr>
              <w:b w:val="1"/>
              <w:bCs w:val="1"/>
              <w:color w:val="0000ff"/>
              <w:sz w:val="28"/>
              <w:szCs w:val="28"/>
              <w:u w:val="single"/>
            </w:rPr>
          </w:rPrChange>
        </w:rPr>
        <w:t xml:space="preserve">2.1.7.1 Детайли на фактура</w:t>
      </w:r>
    </w:p>
    <w:p w:rsidR="00000000" w:rsidDel="00000000" w:rsidP="00000000" w:rsidRDefault="00000000" w:rsidRPr="00000000" w14:paraId="0000017A">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Фактурите съдържат няколко вида данни:</w:t>
      </w:r>
    </w:p>
    <w:p w:rsidR="00000000" w:rsidDel="00000000" w:rsidP="00000000" w:rsidRDefault="00000000" w:rsidRPr="00000000" w14:paraId="0000017B">
      <w:pPr>
        <w:numPr>
          <w:ilvl w:val="0"/>
          <w:numId w:val="58"/>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Task Status</w:t>
      </w:r>
      <w:r w:rsidDel="00000000" w:rsidR="00000000" w:rsidRPr="00000000">
        <w:rPr>
          <w:color w:val="38761d"/>
          <w:sz w:val="40"/>
          <w:szCs w:val="40"/>
          <w:u w:val="single"/>
          <w:rtl w:val="0"/>
          <w:rPrChange w:author="Nina Pavlova" w:id="2" w:date="2026-04-29T20:50:46Z">
            <w:rPr>
              <w:sz w:val="26"/>
              <w:szCs w:val="26"/>
            </w:rPr>
          </w:rPrChange>
        </w:rPr>
        <w:t xml:space="preserve"> - той може да бъде: </w:t>
      </w:r>
    </w:p>
    <w:p w:rsidR="00000000" w:rsidDel="00000000" w:rsidP="00000000" w:rsidRDefault="00000000" w:rsidRPr="00000000" w14:paraId="0000017C">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-Completed</w:t>
      </w:r>
    </w:p>
    <w:p w:rsidR="00000000" w:rsidDel="00000000" w:rsidP="00000000" w:rsidRDefault="00000000" w:rsidRPr="00000000" w14:paraId="0000017D">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-Disputed</w:t>
      </w:r>
    </w:p>
    <w:p w:rsidR="00000000" w:rsidDel="00000000" w:rsidP="00000000" w:rsidRDefault="00000000" w:rsidRPr="00000000" w14:paraId="0000017E">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-Payment pending</w:t>
      </w:r>
    </w:p>
    <w:p w:rsidR="00000000" w:rsidDel="00000000" w:rsidP="00000000" w:rsidRDefault="00000000" w:rsidRPr="00000000" w14:paraId="0000017F">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-Suspend</w:t>
      </w:r>
    </w:p>
    <w:p w:rsidR="00000000" w:rsidDel="00000000" w:rsidP="00000000" w:rsidRDefault="00000000" w:rsidRPr="00000000" w14:paraId="00000180">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-Failed</w:t>
      </w:r>
    </w:p>
    <w:p w:rsidR="00000000" w:rsidDel="00000000" w:rsidP="00000000" w:rsidRDefault="00000000" w:rsidRPr="00000000" w14:paraId="00000181">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82">
      <w:pPr>
        <w:numPr>
          <w:ilvl w:val="0"/>
          <w:numId w:val="58"/>
        </w:numPr>
        <w:spacing w:line="276" w:lineRule="auto"/>
        <w:ind w:left="720" w:hanging="360"/>
        <w:jc w:val="both"/>
        <w:rPr>
          <w:b w:val="1"/>
          <w:bCs w:val="1"/>
          <w:sz w:val="26"/>
          <w:szCs w:val="26"/>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Payment Status</w:t>
      </w:r>
    </w:p>
    <w:p w:rsidR="00000000" w:rsidDel="00000000" w:rsidP="00000000" w:rsidRDefault="00000000" w:rsidRPr="00000000" w14:paraId="00000183">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-Received</w:t>
      </w:r>
    </w:p>
    <w:p w:rsidR="00000000" w:rsidDel="00000000" w:rsidP="00000000" w:rsidRDefault="00000000" w:rsidRPr="00000000" w14:paraId="00000184">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-Reserved</w:t>
      </w:r>
    </w:p>
    <w:p w:rsidR="00000000" w:rsidDel="00000000" w:rsidP="00000000" w:rsidRDefault="00000000" w:rsidRPr="00000000" w14:paraId="00000185">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-Sent</w:t>
      </w:r>
    </w:p>
    <w:p w:rsidR="00000000" w:rsidDel="00000000" w:rsidP="00000000" w:rsidRDefault="00000000" w:rsidRPr="00000000" w14:paraId="00000186">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87">
      <w:pPr>
        <w:numPr>
          <w:ilvl w:val="0"/>
          <w:numId w:val="58"/>
        </w:numPr>
        <w:spacing w:line="276" w:lineRule="auto"/>
        <w:ind w:left="720" w:hanging="360"/>
        <w:jc w:val="both"/>
        <w:rPr>
          <w:b w:val="1"/>
          <w:bCs w:val="1"/>
          <w:sz w:val="26"/>
          <w:szCs w:val="26"/>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Invoice Status</w:t>
      </w:r>
    </w:p>
    <w:p w:rsidR="00000000" w:rsidDel="00000000" w:rsidP="00000000" w:rsidRDefault="00000000" w:rsidRPr="00000000" w14:paraId="00000188">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-Paid</w:t>
      </w:r>
    </w:p>
    <w:p w:rsidR="00000000" w:rsidDel="00000000" w:rsidP="00000000" w:rsidRDefault="00000000" w:rsidRPr="00000000" w14:paraId="00000189">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-Suspend</w:t>
      </w:r>
    </w:p>
    <w:p w:rsidR="00000000" w:rsidDel="00000000" w:rsidP="00000000" w:rsidRDefault="00000000" w:rsidRPr="00000000" w14:paraId="0000018A">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-Approved</w:t>
      </w:r>
    </w:p>
    <w:p w:rsidR="00000000" w:rsidDel="00000000" w:rsidP="00000000" w:rsidRDefault="00000000" w:rsidRPr="00000000" w14:paraId="0000018B">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-Rejected</w:t>
      </w:r>
    </w:p>
    <w:p w:rsidR="00000000" w:rsidDel="00000000" w:rsidP="00000000" w:rsidRDefault="00000000" w:rsidRPr="00000000" w14:paraId="0000018C">
      <w:pPr>
        <w:spacing w:line="276" w:lineRule="auto"/>
        <w:jc w:val="both"/>
        <w:rPr>
          <w:color w:val="38761d"/>
          <w:sz w:val="40"/>
          <w:szCs w:val="40"/>
          <w:u w:val="single"/>
          <w:rPrChange w:author="Nina Pavlova" w:id="2" w:date="2026-04-29T20:50:46Z">
            <w:rPr>
              <w:i w:val="1"/>
              <w:iCs w:val="1"/>
              <w:sz w:val="26"/>
              <w:szCs w:val="26"/>
            </w:rPr>
          </w:rPrChange>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-Failed</w:t>
      </w:r>
    </w:p>
    <w:p w:rsidR="00000000" w:rsidDel="00000000" w:rsidP="00000000" w:rsidRDefault="00000000" w:rsidRPr="00000000" w14:paraId="0000018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8E">
      <w:pPr>
        <w:numPr>
          <w:ilvl w:val="0"/>
          <w:numId w:val="4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iTasker: съдържа името на iTasker - а</w:t>
      </w:r>
    </w:p>
    <w:p w:rsidR="00000000" w:rsidDel="00000000" w:rsidP="00000000" w:rsidRDefault="00000000" w:rsidRPr="00000000" w14:paraId="0000018F">
      <w:pPr>
        <w:numPr>
          <w:ilvl w:val="0"/>
          <w:numId w:val="4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Reference: номер от 10 символа</w:t>
      </w:r>
    </w:p>
    <w:p w:rsidR="00000000" w:rsidDel="00000000" w:rsidP="00000000" w:rsidRDefault="00000000" w:rsidRPr="00000000" w14:paraId="00000190">
      <w:pPr>
        <w:numPr>
          <w:ilvl w:val="0"/>
          <w:numId w:val="4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Issued at: датата, на която е издадена</w:t>
      </w:r>
    </w:p>
    <w:p w:rsidR="00000000" w:rsidDel="00000000" w:rsidP="00000000" w:rsidRDefault="00000000" w:rsidRPr="00000000" w14:paraId="00000191">
      <w:pPr>
        <w:numPr>
          <w:ilvl w:val="0"/>
          <w:numId w:val="4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Last updated: датата, на която последно е ъпдейтната</w:t>
      </w:r>
    </w:p>
    <w:p w:rsidR="00000000" w:rsidDel="00000000" w:rsidP="00000000" w:rsidRDefault="00000000" w:rsidRPr="00000000" w14:paraId="00000192">
      <w:pPr>
        <w:numPr>
          <w:ilvl w:val="0"/>
          <w:numId w:val="4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Billing at: датата, на която е извършено плащането</w:t>
      </w:r>
    </w:p>
    <w:p w:rsidR="00000000" w:rsidDel="00000000" w:rsidP="00000000" w:rsidRDefault="00000000" w:rsidRPr="00000000" w14:paraId="00000193">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94">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abjl4ja8bw71" w:id="15"/>
      <w:bookmarkEnd w:id="15"/>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2.1.7.2 Детайли на таска към фактура</w:t>
      </w:r>
    </w:p>
    <w:p w:rsidR="00000000" w:rsidDel="00000000" w:rsidP="00000000" w:rsidRDefault="00000000" w:rsidRPr="00000000" w14:paraId="0000019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96">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Детайлите на </w:t>
      </w:r>
      <w:r w:rsidDel="00000000" w:rsidR="00000000" w:rsidRPr="00000000">
        <w:rPr>
          <w:color w:val="38761d"/>
          <w:sz w:val="40"/>
          <w:szCs w:val="40"/>
          <w:u w:val="single"/>
          <w:rtl w:val="0"/>
          <w:rPrChange w:author="Nina Pavlova" w:id="2" w:date="2026-04-29T20:50:46Z">
            <w:rPr>
              <w:sz w:val="26"/>
              <w:szCs w:val="26"/>
            </w:rPr>
          </w:rPrChange>
        </w:rPr>
        <w:t xml:space="preserve">таска</w:t>
      </w:r>
      <w:r w:rsidDel="00000000" w:rsidR="00000000" w:rsidRPr="00000000">
        <w:rPr>
          <w:color w:val="38761d"/>
          <w:sz w:val="40"/>
          <w:szCs w:val="40"/>
          <w:u w:val="single"/>
          <w:rtl w:val="0"/>
          <w:rPrChange w:author="Nina Pavlova" w:id="2" w:date="2026-04-29T20:50:46Z">
            <w:rPr>
              <w:sz w:val="26"/>
              <w:szCs w:val="26"/>
            </w:rPr>
          </w:rPrChange>
        </w:rPr>
        <w:t xml:space="preserve"> към фактурата могат да бъдат разгледани от Options/Task Details:</w:t>
      </w:r>
    </w:p>
    <w:p w:rsidR="00000000" w:rsidDel="00000000" w:rsidP="00000000" w:rsidRDefault="00000000" w:rsidRPr="00000000" w14:paraId="00000197">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4229100"/>
            <wp:effectExtent b="25400" l="25400" r="25400" t="25400"/>
            <wp:docPr id="80" name="image89.png"/>
            <a:graphic>
              <a:graphicData uri="http://schemas.openxmlformats.org/drawingml/2006/picture">
                <pic:pic>
                  <pic:nvPicPr>
                    <pic:cNvPr id="0" name="image89.png"/>
                    <pic:cNvPicPr preferRelativeResize="0"/>
                  </pic:nvPicPr>
                  <pic:blipFill>
                    <a:blip r:embed="rId42"/>
                    <a:srcRect b="0" l="0" r="0" t="0"/>
                    <a:stretch>
                      <a:fillRect/>
                    </a:stretch>
                  </pic:blipFill>
                  <pic:spPr>
                    <a:xfrm>
                      <a:off x="0" y="0"/>
                      <a:ext cx="5943600" cy="42291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98">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Страницата Task Details, представлява детайлно описана информация за таска:</w:t>
      </w:r>
    </w:p>
    <w:p w:rsidR="00000000" w:rsidDel="00000000" w:rsidP="00000000" w:rsidRDefault="00000000" w:rsidRPr="00000000" w14:paraId="00000199">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-Disputed- това е статуса на таска</w:t>
      </w:r>
    </w:p>
    <w:p w:rsidR="00000000" w:rsidDel="00000000" w:rsidP="00000000" w:rsidRDefault="00000000" w:rsidRPr="00000000" w14:paraId="0000019A">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-Guitar Lesson- това е сервиза, който е свършен</w:t>
      </w:r>
    </w:p>
    <w:p w:rsidR="00000000" w:rsidDel="00000000" w:rsidP="00000000" w:rsidRDefault="00000000" w:rsidRPr="00000000" w14:paraId="0000019B">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-Имаме дата, кога е постнат таска</w:t>
      </w:r>
    </w:p>
    <w:p w:rsidR="00000000" w:rsidDel="00000000" w:rsidP="00000000" w:rsidRDefault="00000000" w:rsidRPr="00000000" w14:paraId="0000019C">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-Вдясно има инфо., за това какъв е вида на таска</w:t>
      </w:r>
    </w:p>
    <w:p w:rsidR="00000000" w:rsidDel="00000000" w:rsidP="00000000" w:rsidRDefault="00000000" w:rsidRPr="00000000" w14:paraId="0000019D">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-Job details- съдържа описание от клиента, какво трябва да бъде направено</w:t>
      </w:r>
    </w:p>
    <w:p w:rsidR="00000000" w:rsidDel="00000000" w:rsidP="00000000" w:rsidRDefault="00000000" w:rsidRPr="00000000" w14:paraId="0000019E">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-Special instructions - съдържа специални инструкции от клиента към изпълнителя на задачата.</w:t>
      </w:r>
    </w:p>
    <w:p w:rsidR="00000000" w:rsidDel="00000000" w:rsidP="00000000" w:rsidRDefault="00000000" w:rsidRPr="00000000" w14:paraId="0000019F">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-Photos - добавени снимки от клиента, относно задачата</w:t>
      </w:r>
    </w:p>
    <w:p w:rsidR="00000000" w:rsidDel="00000000" w:rsidP="00000000" w:rsidRDefault="00000000" w:rsidRPr="00000000" w14:paraId="000001A0">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-Бутон See details, могат да се видят детайлите по фактурата към таска. При натискане се отваря следната страница:</w:t>
      </w:r>
    </w:p>
    <w:p w:rsidR="00000000" w:rsidDel="00000000" w:rsidP="00000000" w:rsidRDefault="00000000" w:rsidRPr="00000000" w14:paraId="000001A1">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4584700"/>
            <wp:effectExtent b="25400" l="25400" r="25400" t="25400"/>
            <wp:docPr id="111" name="image98.png"/>
            <a:graphic>
              <a:graphicData uri="http://schemas.openxmlformats.org/drawingml/2006/picture">
                <pic:pic>
                  <pic:nvPicPr>
                    <pic:cNvPr id="0" name="image98.png"/>
                    <pic:cNvPicPr preferRelativeResize="0"/>
                  </pic:nvPicPr>
                  <pic:blipFill>
                    <a:blip r:embed="rId43"/>
                    <a:srcRect b="0" l="0" r="0" t="0"/>
                    <a:stretch>
                      <a:fillRect/>
                    </a:stretch>
                  </pic:blipFill>
                  <pic:spPr>
                    <a:xfrm>
                      <a:off x="0" y="0"/>
                      <a:ext cx="5943600" cy="4584700"/>
                    </a:xfrm>
                    <a:prstGeom prst="rect"/>
                    <a:ln w="25400">
                      <a:solidFill>
                        <a:srgbClr val="434343"/>
                      </a:solidFill>
                      <a:prstDash val="solid"/>
                    </a:ln>
                  </pic:spPr>
                </pic:pic>
              </a:graphicData>
            </a:graphic>
          </wp:inline>
        </w:drawing>
      </w:r>
      <w:r w:rsidDel="00000000" w:rsidR="00000000" w:rsidRPr="00000000">
        <w:rPr>
          <w:color w:val="38761d"/>
          <w:sz w:val="40"/>
          <w:szCs w:val="40"/>
          <w:u w:val="single"/>
          <w:rtl w:val="0"/>
          <w:rPrChange w:author="Nina Pavlova" w:id="2" w:date="2026-04-29T20:50:46Z">
            <w:rPr>
              <w:sz w:val="26"/>
              <w:szCs w:val="26"/>
            </w:rPr>
          </w:rPrChange>
        </w:rPr>
        <w:t xml:space="preserve"> </w:t>
      </w:r>
    </w:p>
    <w:p w:rsidR="00000000" w:rsidDel="00000000" w:rsidP="00000000" w:rsidRDefault="00000000" w:rsidRPr="00000000" w14:paraId="000001A2">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-Бутон ‘’Rate &amp; Write a Review’’- при натискането му клиента може да даде рейтинг за таска и да напише причина, защо дава този рейтинг.</w:t>
      </w:r>
    </w:p>
    <w:p w:rsidR="00000000" w:rsidDel="00000000" w:rsidP="00000000" w:rsidRDefault="00000000" w:rsidRPr="00000000" w14:paraId="000001A3">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609600"/>
            <wp:effectExtent b="25400" l="25400" r="25400" t="25400"/>
            <wp:docPr id="131"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943600" cy="609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A4">
      <w:pPr>
        <w:spacing w:line="276" w:lineRule="auto"/>
        <w:jc w:val="right"/>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color w:val="38761d"/>
              <w:sz w:val="32"/>
              <w:szCs w:val="32"/>
              <w:u w:val="single"/>
            </w:rPr>
          </w:rPrChange>
        </w:rPr>
        <w:drawing>
          <wp:inline distB="114300" distT="114300" distL="114300" distR="114300">
            <wp:extent cx="5443538" cy="2050050"/>
            <wp:effectExtent b="25400" l="25400" r="25400" t="25400"/>
            <wp:docPr id="50" name="image66.png"/>
            <a:graphic>
              <a:graphicData uri="http://schemas.openxmlformats.org/drawingml/2006/picture">
                <pic:pic>
                  <pic:nvPicPr>
                    <pic:cNvPr id="0" name="image66.png"/>
                    <pic:cNvPicPr preferRelativeResize="0"/>
                  </pic:nvPicPr>
                  <pic:blipFill>
                    <a:blip r:embed="rId24"/>
                    <a:srcRect b="0" l="0" r="0" t="0"/>
                    <a:stretch>
                      <a:fillRect/>
                    </a:stretch>
                  </pic:blipFill>
                  <pic:spPr>
                    <a:xfrm>
                      <a:off x="0" y="0"/>
                      <a:ext cx="5443538" cy="205005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A5">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A6">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-Activity-показва различните фази на таска, до приключването му.</w:t>
      </w:r>
    </w:p>
    <w:p w:rsidR="00000000" w:rsidDel="00000000" w:rsidP="00000000" w:rsidRDefault="00000000" w:rsidRPr="00000000" w14:paraId="000001A7">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A8">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-Има и панел с детайлите по профила на iTaskera, извършил задачата.</w:t>
      </w:r>
    </w:p>
    <w:p w:rsidR="00000000" w:rsidDel="00000000" w:rsidP="00000000" w:rsidRDefault="00000000" w:rsidRPr="00000000" w14:paraId="000001A9">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AA">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3299608" cy="2256406"/>
            <wp:effectExtent b="25400" l="25400" r="25400" t="25400"/>
            <wp:docPr id="120" name="image107.png"/>
            <a:graphic>
              <a:graphicData uri="http://schemas.openxmlformats.org/drawingml/2006/picture">
                <pic:pic>
                  <pic:nvPicPr>
                    <pic:cNvPr id="0" name="image107.png"/>
                    <pic:cNvPicPr preferRelativeResize="0"/>
                  </pic:nvPicPr>
                  <pic:blipFill>
                    <a:blip r:embed="rId44"/>
                    <a:srcRect b="0" l="0" r="0" t="0"/>
                    <a:stretch>
                      <a:fillRect/>
                    </a:stretch>
                  </pic:blipFill>
                  <pic:spPr>
                    <a:xfrm>
                      <a:off x="0" y="0"/>
                      <a:ext cx="3299608" cy="2256406"/>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AB">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AC">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3389106" cy="2479441"/>
            <wp:effectExtent b="25400" l="25400" r="25400" t="25400"/>
            <wp:docPr id="65" name="image96.png"/>
            <a:graphic>
              <a:graphicData uri="http://schemas.openxmlformats.org/drawingml/2006/picture">
                <pic:pic>
                  <pic:nvPicPr>
                    <pic:cNvPr id="0" name="image96.png"/>
                    <pic:cNvPicPr preferRelativeResize="0"/>
                  </pic:nvPicPr>
                  <pic:blipFill>
                    <a:blip r:embed="rId45"/>
                    <a:srcRect b="0" l="0" r="0" t="0"/>
                    <a:stretch>
                      <a:fillRect/>
                    </a:stretch>
                  </pic:blipFill>
                  <pic:spPr>
                    <a:xfrm>
                      <a:off x="0" y="0"/>
                      <a:ext cx="3389106" cy="2479441"/>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AD">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-Панел с информация за таска, като: </w:t>
      </w:r>
    </w:p>
    <w:p w:rsidR="00000000" w:rsidDel="00000000" w:rsidP="00000000" w:rsidRDefault="00000000" w:rsidRPr="00000000" w14:paraId="000001AE">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Цена за услугата</w:t>
      </w:r>
    </w:p>
    <w:p w:rsidR="00000000" w:rsidDel="00000000" w:rsidP="00000000" w:rsidRDefault="00000000" w:rsidRPr="00000000" w14:paraId="000001AF">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Адрес</w:t>
      </w:r>
    </w:p>
    <w:p w:rsidR="00000000" w:rsidDel="00000000" w:rsidP="00000000" w:rsidRDefault="00000000" w:rsidRPr="00000000" w14:paraId="000001B0">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Дата и час за извършване на услугата.</w:t>
      </w:r>
    </w:p>
    <w:p w:rsidR="00000000" w:rsidDel="00000000" w:rsidP="00000000" w:rsidRDefault="00000000" w:rsidRPr="00000000" w14:paraId="000001B1">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br w:type="page"/>
      </w:r>
      <w:r w:rsidDel="00000000" w:rsidR="00000000" w:rsidRPr="00000000">
        <w:rPr>
          <w:rtl w:val="0"/>
        </w:rPr>
      </w:r>
    </w:p>
    <w:p w:rsidR="00000000" w:rsidDel="00000000" w:rsidP="00000000" w:rsidRDefault="00000000" w:rsidRPr="00000000" w14:paraId="000001B2">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B3">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1B4">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y5gkgkxvlsb6" w:id="16"/>
      <w:bookmarkEnd w:id="16"/>
      <w:r w:rsidDel="00000000" w:rsidR="00000000" w:rsidRPr="00000000">
        <w:rPr>
          <w:color w:val="38761d"/>
          <w:sz w:val="40"/>
          <w:szCs w:val="40"/>
          <w:u w:val="single"/>
          <w:rtl w:val="0"/>
          <w:rPrChange w:author="Nina Pavlova" w:id="2" w:date="2026-04-29T20:50:46Z">
            <w:rPr>
              <w:b w:val="1"/>
              <w:bCs w:val="1"/>
              <w:color w:val="0000ff"/>
            </w:rPr>
          </w:rPrChange>
        </w:rPr>
        <w:t xml:space="preserve">2.1.8 Нотификации към клиента</w:t>
      </w:r>
    </w:p>
    <w:p w:rsidR="00000000" w:rsidDel="00000000" w:rsidP="00000000" w:rsidRDefault="00000000" w:rsidRPr="00000000" w14:paraId="000001B5">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1B6">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1B7">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Като клиент, един потребител може да получава нотификации от системата, свързани с неговата дейност. При натискане на “камбанка”, намираща се в менюто в хедъра, се показва падащо меню с нотификации. Те могат да бъдат:</w:t>
      </w:r>
    </w:p>
    <w:p w:rsidR="00000000" w:rsidDel="00000000" w:rsidP="00000000" w:rsidRDefault="00000000" w:rsidRPr="00000000" w14:paraId="000001B8">
      <w:pPr>
        <w:numPr>
          <w:ilvl w:val="0"/>
          <w:numId w:val="2"/>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Нотификации, ако iTasker e кандидатствал да работи по определен таск</w:t>
      </w:r>
    </w:p>
    <w:p w:rsidR="00000000" w:rsidDel="00000000" w:rsidP="00000000" w:rsidRDefault="00000000" w:rsidRPr="00000000" w14:paraId="000001B9">
      <w:pPr>
        <w:numPr>
          <w:ilvl w:val="0"/>
          <w:numId w:val="2"/>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Нотификации, ако iTasker е сменил статуса на даден таск</w:t>
      </w:r>
    </w:p>
    <w:p w:rsidR="00000000" w:rsidDel="00000000" w:rsidP="00000000" w:rsidRDefault="00000000" w:rsidRPr="00000000" w14:paraId="000001BA">
      <w:pPr>
        <w:numPr>
          <w:ilvl w:val="0"/>
          <w:numId w:val="2"/>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Нотификации, ако iTasker създаде и изпрати на клиента фактура за свършената работа</w:t>
      </w:r>
    </w:p>
    <w:p w:rsidR="00000000" w:rsidDel="00000000" w:rsidP="00000000" w:rsidRDefault="00000000" w:rsidRPr="00000000" w14:paraId="000001BB">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BC">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3860800"/>
            <wp:effectExtent b="25400" l="25400" r="25400" t="25400"/>
            <wp:docPr id="97"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5943600" cy="3860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BD">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BE">
      <w:pPr>
        <w:spacing w:line="276" w:lineRule="auto"/>
        <w:jc w:val="both"/>
        <w:rPr>
          <w:color w:val="38761d"/>
          <w:sz w:val="40"/>
          <w:szCs w:val="40"/>
          <w:u w:val="single"/>
          <w:rPrChange w:author="Nina Pavlova" w:id="2" w:date="2026-04-29T20:50:46Z">
            <w:rPr>
              <w:color w:val="38761d"/>
              <w:sz w:val="28"/>
              <w:szCs w:val="28"/>
              <w:highlight w:val="green"/>
              <w:u w:val="single"/>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Всяка нотификация служи като линк и при натискането му препраща към страница с детайлите на таска или фактурата.</w:t>
      </w:r>
      <w:r w:rsidDel="00000000" w:rsidR="00000000" w:rsidRPr="00000000">
        <w:rPr>
          <w:rtl w:val="0"/>
        </w:rPr>
      </w:r>
    </w:p>
    <w:p w:rsidR="00000000" w:rsidDel="00000000" w:rsidP="00000000" w:rsidRDefault="00000000" w:rsidRPr="00000000" w14:paraId="000001BF">
      <w:pPr>
        <w:spacing w:line="276" w:lineRule="auto"/>
        <w:jc w:val="both"/>
        <w:rPr>
          <w:color w:val="38761d"/>
          <w:sz w:val="40"/>
          <w:szCs w:val="40"/>
          <w:u w:val="single"/>
          <w:rPrChange w:author="Nina Pavlova" w:id="2" w:date="2026-04-29T20:50:46Z">
            <w:rPr>
              <w:color w:val="38761d"/>
              <w:sz w:val="28"/>
              <w:szCs w:val="28"/>
              <w:highlight w:val="green"/>
              <w:u w:val="single"/>
            </w:rPr>
          </w:rPrChange>
        </w:rPr>
      </w:pPr>
      <w:r w:rsidDel="00000000" w:rsidR="00000000" w:rsidRPr="00000000">
        <w:rPr>
          <w:rtl w:val="0"/>
        </w:rPr>
      </w:r>
    </w:p>
    <w:p w:rsidR="00000000" w:rsidDel="00000000" w:rsidP="00000000" w:rsidRDefault="00000000" w:rsidRPr="00000000" w14:paraId="000001C0">
      <w:pPr>
        <w:pStyle w:val="Heading2"/>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70l3npp53c4" w:id="17"/>
      <w:bookmarkEnd w:id="17"/>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2.2 Роля на iTasker</w:t>
      </w:r>
    </w:p>
    <w:p w:rsidR="00000000" w:rsidDel="00000000" w:rsidP="00000000" w:rsidRDefault="00000000" w:rsidRPr="00000000" w14:paraId="000001C1">
      <w:pPr>
        <w:spacing w:line="276" w:lineRule="auto"/>
        <w:jc w:val="both"/>
        <w:rPr>
          <w:color w:val="38761d"/>
          <w:sz w:val="40"/>
          <w:szCs w:val="40"/>
          <w:u w:val="single"/>
          <w:rPrChange w:author="Nina Pavlova" w:id="2" w:date="2026-04-29T20:50:46Z">
            <w:rPr>
              <w:b w:val="1"/>
              <w:bCs w:val="1"/>
              <w:sz w:val="28"/>
              <w:szCs w:val="28"/>
            </w:rPr>
          </w:rPrChange>
        </w:rPr>
      </w:pPr>
      <w:r w:rsidDel="00000000" w:rsidR="00000000" w:rsidRPr="00000000">
        <w:rPr>
          <w:color w:val="38761d"/>
          <w:sz w:val="40"/>
          <w:szCs w:val="40"/>
          <w:u w:val="single"/>
          <w:rtl w:val="0"/>
          <w:rPrChange w:author="Nina Pavlova" w:id="2" w:date="2026-04-29T20:50:46Z">
            <w:rPr>
              <w:b w:val="1"/>
              <w:bCs w:val="1"/>
              <w:sz w:val="28"/>
              <w:szCs w:val="28"/>
            </w:rPr>
          </w:rPrChange>
        </w:rPr>
        <w:t xml:space="preserve"> </w:t>
      </w:r>
    </w:p>
    <w:p w:rsidR="00000000" w:rsidDel="00000000" w:rsidP="00000000" w:rsidRDefault="00000000" w:rsidRPr="00000000" w14:paraId="000001C2">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xohp46eclw1d" w:id="18"/>
      <w:bookmarkEnd w:id="18"/>
      <w:r w:rsidDel="00000000" w:rsidR="00000000" w:rsidRPr="00000000">
        <w:rPr>
          <w:color w:val="38761d"/>
          <w:sz w:val="40"/>
          <w:szCs w:val="40"/>
          <w:u w:val="single"/>
          <w:rtl w:val="0"/>
          <w:rPrChange w:author="Nina Pavlova" w:id="2" w:date="2026-04-29T20:50:46Z">
            <w:rPr>
              <w:b w:val="1"/>
              <w:bCs w:val="1"/>
              <w:color w:val="0000ff"/>
            </w:rPr>
          </w:rPrChange>
        </w:rPr>
        <w:t xml:space="preserve">2.2.1 Регистрация като iTasker</w:t>
      </w:r>
    </w:p>
    <w:p w:rsidR="00000000" w:rsidDel="00000000" w:rsidP="00000000" w:rsidRDefault="00000000" w:rsidRPr="00000000" w14:paraId="000001C3">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1C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Един потребител трябва да може да се регистрира като iTasker.</w:t>
      </w:r>
    </w:p>
    <w:p w:rsidR="00000000" w:rsidDel="00000000" w:rsidP="00000000" w:rsidRDefault="00000000" w:rsidRPr="00000000" w14:paraId="000001C5">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като избере бутон ‘’Become an iTasker’’ (виж т.1.7), потребителят вижда следната страница</w:t>
      </w:r>
      <w:r w:rsidDel="00000000" w:rsidR="00000000" w:rsidRPr="00000000">
        <w:rPr>
          <w:color w:val="38761d"/>
          <w:sz w:val="40"/>
          <w:szCs w:val="40"/>
          <w:u w:val="single"/>
          <w:rtl w:val="0"/>
          <w:rPrChange w:author="Nina Pavlova" w:id="2" w:date="2026-04-29T20:50:46Z">
            <w:rPr>
              <w:sz w:val="28"/>
              <w:szCs w:val="28"/>
            </w:rPr>
          </w:rPrChange>
        </w:rPr>
        <w:t xml:space="preserve">:</w:t>
      </w:r>
    </w:p>
    <w:p w:rsidR="00000000" w:rsidDel="00000000" w:rsidP="00000000" w:rsidRDefault="00000000" w:rsidRPr="00000000" w14:paraId="000001C6">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4533900"/>
            <wp:effectExtent b="25400" l="25400" r="25400" t="25400"/>
            <wp:docPr id="45" name="image59.png"/>
            <a:graphic>
              <a:graphicData uri="http://schemas.openxmlformats.org/drawingml/2006/picture">
                <pic:pic>
                  <pic:nvPicPr>
                    <pic:cNvPr id="0" name="image59.png"/>
                    <pic:cNvPicPr preferRelativeResize="0"/>
                  </pic:nvPicPr>
                  <pic:blipFill>
                    <a:blip r:embed="rId47"/>
                    <a:srcRect b="0" l="0" r="0" t="0"/>
                    <a:stretch>
                      <a:fillRect/>
                    </a:stretch>
                  </pic:blipFill>
                  <pic:spPr>
                    <a:xfrm>
                      <a:off x="0" y="0"/>
                      <a:ext cx="5943600" cy="4533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7">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1C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C9">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Полетата са същите, като при клиент с разликата:</w:t>
      </w:r>
    </w:p>
    <w:p w:rsidR="00000000" w:rsidDel="00000000" w:rsidP="00000000" w:rsidRDefault="00000000" w:rsidRPr="00000000" w14:paraId="000001CA">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CB">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-поле Main Service Category, откъдето се избира   основната дейност на iTaskera и екипа му.След правилно попълнени данни се изпраща имейл на потребителя с неговата парола за системата.</w:t>
      </w:r>
    </w:p>
    <w:p w:rsidR="00000000" w:rsidDel="00000000" w:rsidP="00000000" w:rsidRDefault="00000000" w:rsidRPr="00000000" w14:paraId="000001CC">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Business Name е полето, в което се попълва името на фирмата.</w:t>
      </w:r>
    </w:p>
    <w:p w:rsidR="00000000" w:rsidDel="00000000" w:rsidP="00000000" w:rsidRDefault="00000000" w:rsidRPr="00000000" w14:paraId="000001CD">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1CE">
      <w:pPr>
        <w:pStyle w:val="Heading3"/>
        <w:spacing w:after="0" w:before="0" w:line="276" w:lineRule="auto"/>
        <w:jc w:val="both"/>
        <w:rPr>
          <w:color w:val="38761d"/>
          <w:sz w:val="40"/>
          <w:szCs w:val="40"/>
          <w:u w:val="single"/>
          <w:rPrChange w:author="Nina Pavlova" w:id="2" w:date="2026-04-29T20:50:46Z">
            <w:rPr>
              <w:sz w:val="26"/>
              <w:szCs w:val="26"/>
            </w:rPr>
          </w:rPrChange>
        </w:rPr>
      </w:pPr>
      <w:bookmarkStart w:colFirst="0" w:colLast="0" w:name="_r831f9f0jtpq" w:id="19"/>
      <w:bookmarkEnd w:id="19"/>
      <w:r w:rsidDel="00000000" w:rsidR="00000000" w:rsidRPr="00000000">
        <w:rPr>
          <w:color w:val="38761d"/>
          <w:sz w:val="40"/>
          <w:szCs w:val="40"/>
          <w:u w:val="single"/>
          <w:rtl w:val="0"/>
          <w:rPrChange w:author="Nina Pavlova" w:id="2" w:date="2026-04-29T20:50:46Z">
            <w:rPr>
              <w:b w:val="1"/>
              <w:bCs w:val="1"/>
              <w:color w:val="0000ff"/>
            </w:rPr>
          </w:rPrChange>
        </w:rPr>
        <w:t xml:space="preserve">2.2.2 Sign in като iTasker</w:t>
      </w:r>
      <w:r w:rsidDel="00000000" w:rsidR="00000000" w:rsidRPr="00000000">
        <w:rPr>
          <w:rtl w:val="0"/>
        </w:rPr>
      </w:r>
    </w:p>
    <w:p w:rsidR="00000000" w:rsidDel="00000000" w:rsidP="00000000" w:rsidRDefault="00000000" w:rsidRPr="00000000" w14:paraId="000001C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вход в системата за първи път потребителят трябва да влезе и да си въведе нужната информация в профила си - Company-&gt;Profile-&gt;Edit</w:t>
      </w:r>
    </w:p>
    <w:p w:rsidR="00000000" w:rsidDel="00000000" w:rsidP="00000000" w:rsidRDefault="00000000" w:rsidRPr="00000000" w14:paraId="000001D0">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2730500"/>
            <wp:effectExtent b="25400" l="25400" r="25400" t="25400"/>
            <wp:docPr id="18"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943600" cy="27305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D1">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1D2">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Препраща към Stripe-страница за разплащания и финансови услуги.</w:t>
      </w:r>
    </w:p>
    <w:p w:rsidR="00000000" w:rsidDel="00000000" w:rsidP="00000000" w:rsidRDefault="00000000" w:rsidRPr="00000000" w14:paraId="000001D3">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758799"/>
            <wp:effectExtent b="25400" l="25400" r="25400" t="25400"/>
            <wp:docPr id="78" name="image69.png"/>
            <a:graphic>
              <a:graphicData uri="http://schemas.openxmlformats.org/drawingml/2006/picture">
                <pic:pic>
                  <pic:nvPicPr>
                    <pic:cNvPr id="0" name="image69.png"/>
                    <pic:cNvPicPr preferRelativeResize="0"/>
                  </pic:nvPicPr>
                  <pic:blipFill>
                    <a:blip r:embed="rId49"/>
                    <a:srcRect b="0" l="0" r="0" t="0"/>
                    <a:stretch>
                      <a:fillRect/>
                    </a:stretch>
                  </pic:blipFill>
                  <pic:spPr>
                    <a:xfrm>
                      <a:off x="0" y="0"/>
                      <a:ext cx="5943600" cy="758799"/>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D4">
      <w:pPr>
        <w:spacing w:line="276" w:lineRule="auto"/>
        <w:jc w:val="both"/>
        <w:rPr>
          <w:color w:val="38761d"/>
          <w:sz w:val="40"/>
          <w:szCs w:val="40"/>
          <w:u w:val="single"/>
          <w:rPrChange w:author="Nina Pavlova" w:id="2" w:date="2026-04-29T20:50:46Z">
            <w:rPr>
              <w:sz w:val="28"/>
              <w:szCs w:val="28"/>
              <w:u w:val="single"/>
            </w:rPr>
          </w:rPrChange>
        </w:rPr>
      </w:pPr>
      <w:r w:rsidDel="00000000" w:rsidR="00000000" w:rsidRPr="00000000">
        <w:rPr>
          <w:rtl w:val="0"/>
        </w:rPr>
      </w:r>
    </w:p>
    <w:p w:rsidR="00000000" w:rsidDel="00000000" w:rsidP="00000000" w:rsidRDefault="00000000" w:rsidRPr="00000000" w14:paraId="000001D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1D6">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Стъпка 1:</w:t>
      </w:r>
      <w:r w:rsidDel="00000000" w:rsidR="00000000" w:rsidRPr="00000000">
        <w:rPr>
          <w:color w:val="38761d"/>
          <w:sz w:val="40"/>
          <w:szCs w:val="40"/>
          <w:u w:val="single"/>
          <w:rtl w:val="0"/>
          <w:rPrChange w:author="Nina Pavlova" w:id="2" w:date="2026-04-29T20:50:46Z">
            <w:rPr>
              <w:sz w:val="26"/>
              <w:szCs w:val="26"/>
            </w:rPr>
          </w:rPrChange>
        </w:rPr>
        <w:t xml:space="preserve"> Basic Business Info</w:t>
      </w:r>
    </w:p>
    <w:p w:rsidR="00000000" w:rsidDel="00000000" w:rsidP="00000000" w:rsidRDefault="00000000" w:rsidRPr="00000000" w14:paraId="000001D7">
      <w:pPr>
        <w:spacing w:line="276" w:lineRule="auto"/>
        <w:ind w:left="720" w:firstLine="0"/>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4314310" cy="5624513"/>
            <wp:effectExtent b="0" l="0" r="0" t="0"/>
            <wp:docPr id="52" name="image60.png"/>
            <a:graphic>
              <a:graphicData uri="http://schemas.openxmlformats.org/drawingml/2006/picture">
                <pic:pic>
                  <pic:nvPicPr>
                    <pic:cNvPr id="0" name="image60.png"/>
                    <pic:cNvPicPr preferRelativeResize="0"/>
                  </pic:nvPicPr>
                  <pic:blipFill>
                    <a:blip r:embed="rId50"/>
                    <a:srcRect b="0" l="0" r="0" t="0"/>
                    <a:stretch>
                      <a:fillRect/>
                    </a:stretch>
                  </pic:blipFill>
                  <pic:spPr>
                    <a:xfrm>
                      <a:off x="0" y="0"/>
                      <a:ext cx="4314310"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Start with the basics представлява страница с 4 секции:</w:t>
      </w:r>
    </w:p>
    <w:p w:rsidR="00000000" w:rsidDel="00000000" w:rsidP="00000000" w:rsidRDefault="00000000" w:rsidRPr="00000000" w14:paraId="000001D9">
      <w:pPr>
        <w:numPr>
          <w:ilvl w:val="0"/>
          <w:numId w:val="6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Fill in your info</w:t>
      </w:r>
      <w:r w:rsidDel="00000000" w:rsidR="00000000" w:rsidRPr="00000000">
        <w:rPr>
          <w:color w:val="38761d"/>
          <w:sz w:val="40"/>
          <w:szCs w:val="40"/>
          <w:u w:val="single"/>
          <w:rtl w:val="0"/>
          <w:rPrChange w:author="Nina Pavlova" w:id="2" w:date="2026-04-29T20:50:46Z">
            <w:rPr>
              <w:sz w:val="26"/>
              <w:szCs w:val="26"/>
            </w:rPr>
          </w:rPrChange>
        </w:rPr>
        <w:t xml:space="preserve"> с полета:</w:t>
      </w:r>
    </w:p>
    <w:p w:rsidR="00000000" w:rsidDel="00000000" w:rsidP="00000000" w:rsidRDefault="00000000" w:rsidRPr="00000000" w14:paraId="000001DA">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w:t>
      </w:r>
      <w:r w:rsidDel="00000000" w:rsidR="00000000" w:rsidRPr="00000000">
        <w:rPr>
          <w:color w:val="38761d"/>
          <w:sz w:val="40"/>
          <w:szCs w:val="40"/>
          <w:u w:val="single"/>
          <w:rtl w:val="0"/>
          <w:rPrChange w:author="Nina Pavlova" w:id="2" w:date="2026-04-29T20:50:46Z">
            <w:rPr>
              <w:i w:val="1"/>
              <w:iCs w:val="1"/>
              <w:sz w:val="26"/>
              <w:szCs w:val="26"/>
            </w:rPr>
          </w:rPrChange>
        </w:rPr>
        <w:t xml:space="preserve"> </w:t>
      </w:r>
      <w:r w:rsidDel="00000000" w:rsidR="00000000" w:rsidRPr="00000000">
        <w:rPr>
          <w:color w:val="38761d"/>
          <w:sz w:val="40"/>
          <w:szCs w:val="40"/>
          <w:u w:val="single"/>
          <w:rtl w:val="0"/>
          <w:rPrChange w:author="Nina Pavlova" w:id="2" w:date="2026-04-29T20:50:46Z">
            <w:rPr>
              <w:sz w:val="26"/>
              <w:szCs w:val="26"/>
            </w:rPr>
          </w:rPrChange>
        </w:rPr>
        <w:t xml:space="preserve">-First name </w:t>
      </w:r>
    </w:p>
    <w:p w:rsidR="00000000" w:rsidDel="00000000" w:rsidP="00000000" w:rsidRDefault="00000000" w:rsidRPr="00000000" w14:paraId="000001DB">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-Last name</w:t>
      </w:r>
    </w:p>
    <w:p w:rsidR="00000000" w:rsidDel="00000000" w:rsidP="00000000" w:rsidRDefault="00000000" w:rsidRPr="00000000" w14:paraId="000001DC">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-E-mail</w:t>
      </w:r>
    </w:p>
    <w:p w:rsidR="00000000" w:rsidDel="00000000" w:rsidP="00000000" w:rsidRDefault="00000000" w:rsidRPr="00000000" w14:paraId="000001DD">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-Phone</w:t>
      </w:r>
    </w:p>
    <w:p w:rsidR="00000000" w:rsidDel="00000000" w:rsidP="00000000" w:rsidRDefault="00000000" w:rsidRPr="00000000" w14:paraId="000001DE">
      <w:pPr>
        <w:spacing w:line="276" w:lineRule="auto"/>
        <w:jc w:val="both"/>
        <w:rPr>
          <w:color w:val="38761d"/>
          <w:sz w:val="40"/>
          <w:szCs w:val="40"/>
          <w:u w:val="single"/>
          <w:rPrChange w:author="Nina Pavlova" w:id="2" w:date="2026-04-29T20:50:46Z">
            <w:rPr>
              <w:i w:val="1"/>
              <w:iCs w:val="1"/>
              <w:sz w:val="28"/>
              <w:szCs w:val="28"/>
            </w:rPr>
          </w:rPrChange>
        </w:rPr>
      </w:pPr>
      <w:r w:rsidDel="00000000" w:rsidR="00000000" w:rsidRPr="00000000">
        <w:rPr>
          <w:rtl w:val="0"/>
        </w:rPr>
      </w:r>
    </w:p>
    <w:p w:rsidR="00000000" w:rsidDel="00000000" w:rsidP="00000000" w:rsidRDefault="00000000" w:rsidRPr="00000000" w14:paraId="000001DF">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1E0">
      <w:pPr>
        <w:numPr>
          <w:ilvl w:val="0"/>
          <w:numId w:val="6"/>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Business Data</w:t>
      </w:r>
      <w:r w:rsidDel="00000000" w:rsidR="00000000" w:rsidRPr="00000000">
        <w:rPr>
          <w:color w:val="38761d"/>
          <w:sz w:val="40"/>
          <w:szCs w:val="40"/>
          <w:u w:val="single"/>
          <w:rtl w:val="0"/>
          <w:rPrChange w:author="Nina Pavlova" w:id="2" w:date="2026-04-29T20:50:46Z">
            <w:rPr>
              <w:sz w:val="26"/>
              <w:szCs w:val="26"/>
            </w:rPr>
          </w:rPrChange>
        </w:rPr>
        <w:t xml:space="preserve"> с полета:</w:t>
      </w:r>
    </w:p>
    <w:p w:rsidR="00000000" w:rsidDel="00000000" w:rsidP="00000000" w:rsidRDefault="00000000" w:rsidRPr="00000000" w14:paraId="000001E1">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-Business name</w:t>
      </w:r>
    </w:p>
    <w:p w:rsidR="00000000" w:rsidDel="00000000" w:rsidP="00000000" w:rsidRDefault="00000000" w:rsidRPr="00000000" w14:paraId="000001E2">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-Your position in company</w:t>
      </w:r>
    </w:p>
    <w:p w:rsidR="00000000" w:rsidDel="00000000" w:rsidP="00000000" w:rsidRDefault="00000000" w:rsidRPr="00000000" w14:paraId="000001E3">
      <w:pPr>
        <w:spacing w:line="276" w:lineRule="auto"/>
        <w:ind w:left="720" w:firstLine="0"/>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sz w:val="26"/>
              <w:szCs w:val="26"/>
            </w:rPr>
          </w:rPrChange>
        </w:rPr>
        <w:t xml:space="preserve">        -</w:t>
      </w: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HST/GST Number</w:t>
      </w:r>
    </w:p>
    <w:p w:rsidR="00000000" w:rsidDel="00000000" w:rsidP="00000000" w:rsidRDefault="00000000" w:rsidRPr="00000000" w14:paraId="000001E4">
      <w:pPr>
        <w:spacing w:line="276" w:lineRule="auto"/>
        <w:ind w:left="720" w:firstLine="0"/>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18"/>
              <w:szCs w:val="18"/>
              <w:highlight w:val="white"/>
            </w:rPr>
          </w:rPrChange>
        </w:rPr>
        <w:t xml:space="preserve">           -</w:t>
      </w: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WSIB (Optional)</w:t>
      </w:r>
    </w:p>
    <w:p w:rsidR="00000000" w:rsidDel="00000000" w:rsidP="00000000" w:rsidRDefault="00000000" w:rsidRPr="00000000" w14:paraId="000001E5">
      <w:pPr>
        <w:spacing w:line="276" w:lineRule="auto"/>
        <w:jc w:val="both"/>
        <w:rPr>
          <w:color w:val="38761d"/>
          <w:sz w:val="40"/>
          <w:szCs w:val="40"/>
          <w:u w:val="single"/>
          <w:rPrChange w:author="Nina Pavlova" w:id="2" w:date="2026-04-29T20:50:46Z">
            <w:rPr>
              <w:color w:val="212529"/>
              <w:sz w:val="28"/>
              <w:szCs w:val="28"/>
              <w:highlight w:val="white"/>
            </w:rPr>
          </w:rPrChange>
        </w:rPr>
      </w:pPr>
      <w:r w:rsidDel="00000000" w:rsidR="00000000" w:rsidRPr="00000000">
        <w:rPr>
          <w:rtl w:val="0"/>
        </w:rPr>
      </w:r>
    </w:p>
    <w:p w:rsidR="00000000" w:rsidDel="00000000" w:rsidP="00000000" w:rsidRDefault="00000000" w:rsidRPr="00000000" w14:paraId="000001E6">
      <w:pPr>
        <w:numPr>
          <w:ilvl w:val="0"/>
          <w:numId w:val="87"/>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b w:val="1"/>
              <w:bCs w:val="1"/>
              <w:color w:val="212529"/>
              <w:sz w:val="26"/>
              <w:szCs w:val="26"/>
              <w:highlight w:val="white"/>
            </w:rPr>
          </w:rPrChange>
        </w:rPr>
        <w:t xml:space="preserve">Business Address</w:t>
      </w: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 с полета:</w:t>
      </w:r>
    </w:p>
    <w:p w:rsidR="00000000" w:rsidDel="00000000" w:rsidP="00000000" w:rsidRDefault="00000000" w:rsidRPr="00000000" w14:paraId="000001E7">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-Address</w:t>
      </w:r>
    </w:p>
    <w:p w:rsidR="00000000" w:rsidDel="00000000" w:rsidP="00000000" w:rsidRDefault="00000000" w:rsidRPr="00000000" w14:paraId="000001E8">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-Street Name</w:t>
      </w:r>
    </w:p>
    <w:p w:rsidR="00000000" w:rsidDel="00000000" w:rsidP="00000000" w:rsidRDefault="00000000" w:rsidRPr="00000000" w14:paraId="000001E9">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-Unit/Suite (Optional)</w:t>
      </w:r>
    </w:p>
    <w:p w:rsidR="00000000" w:rsidDel="00000000" w:rsidP="00000000" w:rsidRDefault="00000000" w:rsidRPr="00000000" w14:paraId="000001EA">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-Country</w:t>
      </w:r>
    </w:p>
    <w:p w:rsidR="00000000" w:rsidDel="00000000" w:rsidP="00000000" w:rsidRDefault="00000000" w:rsidRPr="00000000" w14:paraId="000001EB">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-Province/State</w:t>
      </w:r>
    </w:p>
    <w:p w:rsidR="00000000" w:rsidDel="00000000" w:rsidP="00000000" w:rsidRDefault="00000000" w:rsidRPr="00000000" w14:paraId="000001EC">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-City</w:t>
      </w:r>
    </w:p>
    <w:p w:rsidR="00000000" w:rsidDel="00000000" w:rsidP="00000000" w:rsidRDefault="00000000" w:rsidRPr="00000000" w14:paraId="000001ED">
      <w:pPr>
        <w:spacing w:line="276" w:lineRule="auto"/>
        <w:ind w:left="720" w:firstLine="0"/>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sz w:val="26"/>
              <w:szCs w:val="26"/>
            </w:rPr>
          </w:rPrChange>
        </w:rPr>
        <w:t xml:space="preserve">         -ZIP Code</w:t>
      </w:r>
      <w:r w:rsidDel="00000000" w:rsidR="00000000" w:rsidRPr="00000000">
        <w:rPr>
          <w:rtl w:val="0"/>
        </w:rPr>
      </w:r>
    </w:p>
    <w:p w:rsidR="00000000" w:rsidDel="00000000" w:rsidP="00000000" w:rsidRDefault="00000000" w:rsidRPr="00000000" w14:paraId="000001EE">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rtl w:val="0"/>
        </w:rPr>
      </w:r>
    </w:p>
    <w:p w:rsidR="00000000" w:rsidDel="00000000" w:rsidP="00000000" w:rsidRDefault="00000000" w:rsidRPr="00000000" w14:paraId="000001EF">
      <w:pPr>
        <w:numPr>
          <w:ilvl w:val="0"/>
          <w:numId w:val="22"/>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b w:val="1"/>
              <w:bCs w:val="1"/>
              <w:color w:val="212529"/>
              <w:sz w:val="26"/>
              <w:szCs w:val="26"/>
              <w:highlight w:val="white"/>
            </w:rPr>
          </w:rPrChange>
        </w:rPr>
        <w:t xml:space="preserve">Other</w:t>
      </w: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 с полета:</w:t>
      </w:r>
    </w:p>
    <w:p w:rsidR="00000000" w:rsidDel="00000000" w:rsidP="00000000" w:rsidRDefault="00000000" w:rsidRPr="00000000" w14:paraId="000001F0">
      <w:pPr>
        <w:spacing w:line="276" w:lineRule="auto"/>
        <w:ind w:left="720" w:firstLine="0"/>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-Website (Optional)</w:t>
      </w:r>
    </w:p>
    <w:p w:rsidR="00000000" w:rsidDel="00000000" w:rsidP="00000000" w:rsidRDefault="00000000" w:rsidRPr="00000000" w14:paraId="000001F1">
      <w:pPr>
        <w:spacing w:line="276" w:lineRule="auto"/>
        <w:ind w:left="720" w:firstLine="0"/>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sz w:val="26"/>
              <w:szCs w:val="26"/>
            </w:rPr>
          </w:rPrChange>
        </w:rPr>
        <w:t xml:space="preserve">         -Where did you learn about iTask? (Optional)</w:t>
      </w:r>
      <w:r w:rsidDel="00000000" w:rsidR="00000000" w:rsidRPr="00000000">
        <w:rPr>
          <w:rtl w:val="0"/>
        </w:rPr>
      </w:r>
    </w:p>
    <w:p w:rsidR="00000000" w:rsidDel="00000000" w:rsidP="00000000" w:rsidRDefault="00000000" w:rsidRPr="00000000" w14:paraId="000001F2">
      <w:pPr>
        <w:spacing w:line="276" w:lineRule="auto"/>
        <w:jc w:val="both"/>
        <w:rPr>
          <w:color w:val="38761d"/>
          <w:sz w:val="40"/>
          <w:szCs w:val="40"/>
          <w:u w:val="single"/>
          <w:rPrChange w:author="Nina Pavlova" w:id="2" w:date="2026-04-29T20:50:46Z">
            <w:rPr>
              <w:color w:val="212529"/>
              <w:sz w:val="28"/>
              <w:szCs w:val="28"/>
              <w:highlight w:val="white"/>
            </w:rPr>
          </w:rPrChange>
        </w:rPr>
      </w:pPr>
      <w:r w:rsidDel="00000000" w:rsidR="00000000" w:rsidRPr="00000000">
        <w:rPr>
          <w:rtl w:val="0"/>
        </w:rPr>
      </w:r>
    </w:p>
    <w:p w:rsidR="00000000" w:rsidDel="00000000" w:rsidP="00000000" w:rsidRDefault="00000000" w:rsidRPr="00000000" w14:paraId="000001F3">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Стъпка 2:</w:t>
      </w:r>
      <w:r w:rsidDel="00000000" w:rsidR="00000000" w:rsidRPr="00000000">
        <w:rPr>
          <w:color w:val="38761d"/>
          <w:sz w:val="40"/>
          <w:szCs w:val="40"/>
          <w:u w:val="single"/>
          <w:rtl w:val="0"/>
          <w:rPrChange w:author="Nina Pavlova" w:id="2" w:date="2026-04-29T20:50:46Z">
            <w:rPr>
              <w:sz w:val="26"/>
              <w:szCs w:val="26"/>
            </w:rPr>
          </w:rPrChange>
        </w:rPr>
        <w:t xml:space="preserve"> </w:t>
      </w:r>
      <w:r w:rsidDel="00000000" w:rsidR="00000000" w:rsidRPr="00000000">
        <w:rPr>
          <w:color w:val="38761d"/>
          <w:sz w:val="40"/>
          <w:szCs w:val="40"/>
          <w:u w:val="single"/>
          <w:rtl w:val="0"/>
          <w:rPrChange w:author="Nina Pavlova" w:id="2" w:date="2026-04-29T20:50:46Z">
            <w:rPr>
              <w:b w:val="1"/>
              <w:bCs w:val="1"/>
              <w:color w:val="212529"/>
              <w:sz w:val="26"/>
              <w:szCs w:val="26"/>
            </w:rPr>
          </w:rPrChange>
        </w:rPr>
        <w:t xml:space="preserve">Insurance </w:t>
      </w:r>
      <w:r w:rsidDel="00000000" w:rsidR="00000000" w:rsidRPr="00000000">
        <w:rPr>
          <w:color w:val="38761d"/>
          <w:sz w:val="40"/>
          <w:szCs w:val="40"/>
          <w:u w:val="single"/>
          <w:rtl w:val="0"/>
          <w:rPrChange w:author="Nina Pavlova" w:id="2" w:date="2026-04-29T20:50:46Z">
            <w:rPr>
              <w:color w:val="212529"/>
              <w:sz w:val="26"/>
              <w:szCs w:val="26"/>
            </w:rPr>
          </w:rPrChange>
        </w:rPr>
        <w:t xml:space="preserve">- страница с полета, съдържаща информация за застраховката на контрактора.</w:t>
      </w:r>
    </w:p>
    <w:p w:rsidR="00000000" w:rsidDel="00000000" w:rsidP="00000000" w:rsidRDefault="00000000" w:rsidRPr="00000000" w14:paraId="000001F4">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F5">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F6">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1F7">
      <w:pPr>
        <w:spacing w:line="276" w:lineRule="auto"/>
        <w:jc w:val="both"/>
        <w:rPr>
          <w:color w:val="38761d"/>
          <w:sz w:val="40"/>
          <w:szCs w:val="40"/>
          <w:u w:val="single"/>
          <w:rPrChange w:author="Nina Pavlova" w:id="2" w:date="2026-04-29T20:50:46Z">
            <w:rPr>
              <w:color w:val="212529"/>
              <w:sz w:val="34"/>
              <w:szCs w:val="34"/>
            </w:rPr>
          </w:rPrChange>
        </w:rPr>
      </w:pPr>
      <w:r w:rsidDel="00000000" w:rsidR="00000000" w:rsidRPr="00000000">
        <w:rPr>
          <w:color w:val="38761d"/>
          <w:sz w:val="40"/>
          <w:szCs w:val="40"/>
          <w:u w:val="single"/>
          <w:rtl w:val="0"/>
          <w:rPrChange w:author="Nina Pavlova" w:id="2" w:date="2026-04-29T20:50:46Z">
            <w:rPr>
              <w:color w:val="212529"/>
              <w:sz w:val="34"/>
              <w:szCs w:val="34"/>
            </w:rPr>
          </w:rPrChange>
        </w:rPr>
        <w:t xml:space="preserve">    </w:t>
      </w:r>
      <w:r w:rsidDel="00000000" w:rsidR="00000000" w:rsidRPr="00000000">
        <w:rPr>
          <w:color w:val="38761d"/>
          <w:sz w:val="40"/>
          <w:szCs w:val="40"/>
          <w:u w:val="single"/>
          <w:rPrChange w:author="Nina Pavlova" w:id="2" w:date="2026-04-29T20:50:46Z">
            <w:rPr>
              <w:color w:val="212529"/>
              <w:sz w:val="34"/>
              <w:szCs w:val="34"/>
            </w:rPr>
          </w:rPrChange>
        </w:rPr>
        <w:drawing>
          <wp:inline distB="114300" distT="114300" distL="114300" distR="114300">
            <wp:extent cx="5943600" cy="2654300"/>
            <wp:effectExtent b="25400" l="25400" r="25400" t="25400"/>
            <wp:docPr id="19"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5943600" cy="26543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F8">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1F9">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1FA">
      <w:pPr>
        <w:spacing w:line="276" w:lineRule="auto"/>
        <w:jc w:val="both"/>
        <w:rPr>
          <w:color w:val="38761d"/>
          <w:sz w:val="40"/>
          <w:szCs w:val="40"/>
          <w:u w:val="single"/>
          <w:rPrChange w:author="Nina Pavlova" w:id="2" w:date="2026-04-29T20:50:46Z">
            <w:rPr>
              <w:sz w:val="30"/>
              <w:szCs w:val="30"/>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Стъпка 3: </w:t>
      </w:r>
      <w:r w:rsidDel="00000000" w:rsidR="00000000" w:rsidRPr="00000000">
        <w:rPr>
          <w:color w:val="38761d"/>
          <w:sz w:val="40"/>
          <w:szCs w:val="40"/>
          <w:u w:val="single"/>
          <w:rtl w:val="0"/>
          <w:rPrChange w:author="Nina Pavlova" w:id="2" w:date="2026-04-29T20:50:46Z">
            <w:rPr>
              <w:sz w:val="26"/>
              <w:szCs w:val="26"/>
            </w:rPr>
          </w:rPrChange>
        </w:rPr>
        <w:t xml:space="preserve">Direct Payments</w:t>
      </w:r>
      <w:r w:rsidDel="00000000" w:rsidR="00000000" w:rsidRPr="00000000">
        <w:rPr>
          <w:rtl w:val="0"/>
        </w:rPr>
      </w:r>
    </w:p>
    <w:p w:rsidR="00000000" w:rsidDel="00000000" w:rsidP="00000000" w:rsidRDefault="00000000" w:rsidRPr="00000000" w14:paraId="000001FB">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Препраща към Stripe-страница за разплащания и финансови услуги.</w:t>
      </w:r>
    </w:p>
    <w:p w:rsidR="00000000" w:rsidDel="00000000" w:rsidP="00000000" w:rsidRDefault="00000000" w:rsidRPr="00000000" w14:paraId="000001FC">
      <w:pPr>
        <w:spacing w:line="276" w:lineRule="auto"/>
        <w:jc w:val="both"/>
        <w:rPr>
          <w:color w:val="38761d"/>
          <w:sz w:val="40"/>
          <w:szCs w:val="40"/>
          <w:u w:val="single"/>
          <w:rPrChange w:author="Nina Pavlova" w:id="2" w:date="2026-04-29T20:50:46Z">
            <w:rPr>
              <w:b w:val="1"/>
              <w:bCs w:val="1"/>
              <w:sz w:val="32"/>
              <w:szCs w:val="32"/>
            </w:rPr>
          </w:rPrChange>
        </w:rPr>
      </w:pPr>
      <w:r w:rsidDel="00000000" w:rsidR="00000000" w:rsidRPr="00000000">
        <w:rPr>
          <w:color w:val="38761d"/>
          <w:sz w:val="40"/>
          <w:szCs w:val="40"/>
          <w:u w:val="single"/>
          <w:rPrChange w:author="Nina Pavlova" w:id="2" w:date="2026-04-29T20:50:46Z">
            <w:rPr>
              <w:b w:val="1"/>
              <w:bCs w:val="1"/>
              <w:sz w:val="32"/>
              <w:szCs w:val="32"/>
            </w:rPr>
          </w:rPrChange>
        </w:rPr>
        <w:drawing>
          <wp:inline distB="114300" distT="114300" distL="114300" distR="114300">
            <wp:extent cx="5943600" cy="1015910"/>
            <wp:effectExtent b="25400" l="25400" r="25400" t="25400"/>
            <wp:docPr id="20"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943600" cy="101591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FD">
      <w:pPr>
        <w:spacing w:line="276" w:lineRule="auto"/>
        <w:jc w:val="both"/>
        <w:rPr>
          <w:color w:val="38761d"/>
          <w:sz w:val="40"/>
          <w:szCs w:val="40"/>
          <w:u w:val="single"/>
          <w:rPrChange w:author="Nina Pavlova" w:id="2" w:date="2026-04-29T20:50:46Z">
            <w:rPr>
              <w:b w:val="1"/>
              <w:bCs w:val="1"/>
              <w:sz w:val="32"/>
              <w:szCs w:val="32"/>
            </w:rPr>
          </w:rPrChange>
        </w:rPr>
      </w:pPr>
      <w:r w:rsidDel="00000000" w:rsidR="00000000" w:rsidRPr="00000000">
        <w:rPr>
          <w:rtl w:val="0"/>
        </w:rPr>
      </w:r>
    </w:p>
    <w:p w:rsidR="00000000" w:rsidDel="00000000" w:rsidP="00000000" w:rsidRDefault="00000000" w:rsidRPr="00000000" w14:paraId="000001F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Стъпка 4: My Professional References </w:t>
      </w:r>
      <w:r w:rsidDel="00000000" w:rsidR="00000000" w:rsidRPr="00000000">
        <w:rPr>
          <w:color w:val="38761d"/>
          <w:sz w:val="40"/>
          <w:szCs w:val="40"/>
          <w:u w:val="single"/>
          <w:rtl w:val="0"/>
          <w:rPrChange w:author="Nina Pavlova" w:id="2" w:date="2026-04-29T20:50:46Z">
            <w:rPr>
              <w:sz w:val="26"/>
              <w:szCs w:val="26"/>
            </w:rPr>
          </w:rPrChange>
        </w:rPr>
        <w:t xml:space="preserve">- страница за добавяне на препоръки от компании или хора, ако контрактора притежава такива.</w:t>
      </w:r>
    </w:p>
    <w:p w:rsidR="00000000" w:rsidDel="00000000" w:rsidP="00000000" w:rsidRDefault="00000000" w:rsidRPr="00000000" w14:paraId="000001F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1270000"/>
            <wp:effectExtent b="25400" l="25400" r="25400" t="25400"/>
            <wp:docPr id="54" name="image67.png"/>
            <a:graphic>
              <a:graphicData uri="http://schemas.openxmlformats.org/drawingml/2006/picture">
                <pic:pic>
                  <pic:nvPicPr>
                    <pic:cNvPr id="0" name="image67.png"/>
                    <pic:cNvPicPr preferRelativeResize="0"/>
                  </pic:nvPicPr>
                  <pic:blipFill>
                    <a:blip r:embed="rId53"/>
                    <a:srcRect b="0" l="0" r="0" t="0"/>
                    <a:stretch>
                      <a:fillRect/>
                    </a:stretch>
                  </pic:blipFill>
                  <pic:spPr>
                    <a:xfrm>
                      <a:off x="0" y="0"/>
                      <a:ext cx="5943600" cy="12700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00">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01">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4719638" cy="4145743"/>
            <wp:effectExtent b="25400" l="25400" r="25400" t="25400"/>
            <wp:docPr id="66" name="image73.png"/>
            <a:graphic>
              <a:graphicData uri="http://schemas.openxmlformats.org/drawingml/2006/picture">
                <pic:pic>
                  <pic:nvPicPr>
                    <pic:cNvPr id="0" name="image73.png"/>
                    <pic:cNvPicPr preferRelativeResize="0"/>
                  </pic:nvPicPr>
                  <pic:blipFill>
                    <a:blip r:embed="rId54"/>
                    <a:srcRect b="0" l="0" r="0" t="0"/>
                    <a:stretch>
                      <a:fillRect/>
                    </a:stretch>
                  </pic:blipFill>
                  <pic:spPr>
                    <a:xfrm>
                      <a:off x="0" y="0"/>
                      <a:ext cx="4719638" cy="4145743"/>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02">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Съдържаща полета:</w:t>
      </w:r>
    </w:p>
    <w:p w:rsidR="00000000" w:rsidDel="00000000" w:rsidP="00000000" w:rsidRDefault="00000000" w:rsidRPr="00000000" w14:paraId="00000203">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-Full name</w:t>
      </w:r>
    </w:p>
    <w:p w:rsidR="00000000" w:rsidDel="00000000" w:rsidP="00000000" w:rsidRDefault="00000000" w:rsidRPr="00000000" w14:paraId="0000020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-Relationship</w:t>
      </w:r>
    </w:p>
    <w:p w:rsidR="00000000" w:rsidDel="00000000" w:rsidP="00000000" w:rsidRDefault="00000000" w:rsidRPr="00000000" w14:paraId="0000020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-Company</w:t>
      </w:r>
    </w:p>
    <w:p w:rsidR="00000000" w:rsidDel="00000000" w:rsidP="00000000" w:rsidRDefault="00000000" w:rsidRPr="00000000" w14:paraId="00000206">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-E-mail</w:t>
      </w:r>
    </w:p>
    <w:p w:rsidR="00000000" w:rsidDel="00000000" w:rsidP="00000000" w:rsidRDefault="00000000" w:rsidRPr="00000000" w14:paraId="0000020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-Phone number</w:t>
      </w:r>
    </w:p>
    <w:p w:rsidR="00000000" w:rsidDel="00000000" w:rsidP="00000000" w:rsidRDefault="00000000" w:rsidRPr="00000000" w14:paraId="00000208">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-Description</w:t>
      </w:r>
      <w:r w:rsidDel="00000000" w:rsidR="00000000" w:rsidRPr="00000000">
        <w:rPr>
          <w:rtl w:val="0"/>
        </w:rPr>
      </w:r>
    </w:p>
    <w:p w:rsidR="00000000" w:rsidDel="00000000" w:rsidP="00000000" w:rsidRDefault="00000000" w:rsidRPr="00000000" w14:paraId="00000209">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rtl w:val="0"/>
        </w:rPr>
      </w:r>
    </w:p>
    <w:p w:rsidR="00000000" w:rsidDel="00000000" w:rsidP="00000000" w:rsidRDefault="00000000" w:rsidRPr="00000000" w14:paraId="0000020A">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rtl w:val="0"/>
        </w:rPr>
      </w:r>
    </w:p>
    <w:p w:rsidR="00000000" w:rsidDel="00000000" w:rsidP="00000000" w:rsidRDefault="00000000" w:rsidRPr="00000000" w14:paraId="0000020B">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My Services </w:t>
      </w:r>
      <w:r w:rsidDel="00000000" w:rsidR="00000000" w:rsidRPr="00000000">
        <w:rPr>
          <w:color w:val="38761d"/>
          <w:sz w:val="40"/>
          <w:szCs w:val="40"/>
          <w:u w:val="single"/>
          <w:rtl w:val="0"/>
          <w:rPrChange w:author="Nina Pavlova" w:id="2" w:date="2026-04-29T20:50:46Z">
            <w:rPr>
              <w:sz w:val="26"/>
              <w:szCs w:val="26"/>
            </w:rPr>
          </w:rPrChange>
        </w:rPr>
        <w:t xml:space="preserve">- страница, за избор на предлаганите услуги от iTasker</w:t>
      </w:r>
    </w:p>
    <w:p w:rsidR="00000000" w:rsidDel="00000000" w:rsidP="00000000" w:rsidRDefault="00000000" w:rsidRPr="00000000" w14:paraId="0000020C">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Могат да се добавят или редактират услуги.</w:t>
      </w:r>
    </w:p>
    <w:p w:rsidR="00000000" w:rsidDel="00000000" w:rsidP="00000000" w:rsidRDefault="00000000" w:rsidRPr="00000000" w14:paraId="0000020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1752600"/>
            <wp:effectExtent b="25400" l="25400" r="25400" t="25400"/>
            <wp:docPr id="148" name="image160.png"/>
            <a:graphic>
              <a:graphicData uri="http://schemas.openxmlformats.org/drawingml/2006/picture">
                <pic:pic>
                  <pic:nvPicPr>
                    <pic:cNvPr id="0" name="image160.png"/>
                    <pic:cNvPicPr preferRelativeResize="0"/>
                  </pic:nvPicPr>
                  <pic:blipFill>
                    <a:blip r:embed="rId55"/>
                    <a:srcRect b="0" l="0" r="0" t="0"/>
                    <a:stretch>
                      <a:fillRect/>
                    </a:stretch>
                  </pic:blipFill>
                  <pic:spPr>
                    <a:xfrm>
                      <a:off x="0" y="0"/>
                      <a:ext cx="5943600" cy="1752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0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0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10">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Ако iTaskera не се</w:t>
      </w:r>
      <w:r w:rsidDel="00000000" w:rsidR="00000000" w:rsidRPr="00000000">
        <w:rPr>
          <w:color w:val="38761d"/>
          <w:sz w:val="40"/>
          <w:szCs w:val="40"/>
          <w:u w:val="single"/>
          <w:rtl w:val="0"/>
          <w:rPrChange w:author="Nina Pavlova" w:id="2" w:date="2026-04-29T20:50:46Z">
            <w:rPr>
              <w:b w:val="1"/>
              <w:bCs w:val="1"/>
              <w:sz w:val="26"/>
              <w:szCs w:val="26"/>
            </w:rPr>
          </w:rPrChange>
        </w:rPr>
        <w:t xml:space="preserve"> </w:t>
      </w:r>
      <w:r w:rsidDel="00000000" w:rsidR="00000000" w:rsidRPr="00000000">
        <w:rPr>
          <w:color w:val="38761d"/>
          <w:sz w:val="40"/>
          <w:szCs w:val="40"/>
          <w:u w:val="single"/>
          <w:rtl w:val="0"/>
          <w:rPrChange w:author="Nina Pavlova" w:id="2" w:date="2026-04-29T20:50:46Z">
            <w:rPr>
              <w:sz w:val="26"/>
              <w:szCs w:val="26"/>
            </w:rPr>
          </w:rPrChange>
        </w:rPr>
        <w:t xml:space="preserve">логва за първи път, при попълване на полетата за Email и Password, той влиза в профила си, без да попълва информацията от полетата по-горе. </w:t>
      </w:r>
    </w:p>
    <w:p w:rsidR="00000000" w:rsidDel="00000000" w:rsidP="00000000" w:rsidRDefault="00000000" w:rsidRPr="00000000" w14:paraId="00000211">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12">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vc5yb7bssk92" w:id="20"/>
      <w:bookmarkEnd w:id="20"/>
      <w:r w:rsidDel="00000000" w:rsidR="00000000" w:rsidRPr="00000000">
        <w:rPr>
          <w:color w:val="38761d"/>
          <w:sz w:val="40"/>
          <w:szCs w:val="40"/>
          <w:u w:val="single"/>
          <w:rtl w:val="0"/>
          <w:rPrChange w:author="Nina Pavlova" w:id="2" w:date="2026-04-29T20:50:46Z">
            <w:rPr>
              <w:b w:val="1"/>
              <w:bCs w:val="1"/>
              <w:color w:val="0000ff"/>
            </w:rPr>
          </w:rPrChange>
        </w:rPr>
        <w:t xml:space="preserve">2.2.3 Създаване на екипи от iTasker</w:t>
      </w:r>
    </w:p>
    <w:p w:rsidR="00000000" w:rsidDel="00000000" w:rsidP="00000000" w:rsidRDefault="00000000" w:rsidRPr="00000000" w14:paraId="00000213">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color w:val="38761d"/>
          <w:sz w:val="40"/>
          <w:szCs w:val="40"/>
          <w:u w:val="single"/>
          <w:rtl w:val="0"/>
          <w:rPrChange w:author="Nina Pavlova" w:id="2" w:date="2026-04-29T20:50:46Z">
            <w:rPr>
              <w:sz w:val="26"/>
              <w:szCs w:val="26"/>
            </w:rPr>
          </w:rPrChange>
        </w:rPr>
        <w:t xml:space="preserve">Като потребител iTasker-а има създаден дефолтен тийм. За да създаде нов трябва да избере бутон ‘+Add’ от меню ‘Teams’:</w:t>
      </w:r>
      <w:r w:rsidDel="00000000" w:rsidR="00000000" w:rsidRPr="00000000">
        <w:rPr>
          <w:rtl w:val="0"/>
        </w:rPr>
      </w:r>
    </w:p>
    <w:p w:rsidR="00000000" w:rsidDel="00000000" w:rsidP="00000000" w:rsidRDefault="00000000" w:rsidRPr="00000000" w14:paraId="00000214">
      <w:pPr>
        <w:spacing w:line="276" w:lineRule="auto"/>
        <w:jc w:val="both"/>
        <w:rPr>
          <w:color w:val="38761d"/>
          <w:sz w:val="40"/>
          <w:szCs w:val="40"/>
          <w:u w:val="single"/>
          <w:rPrChange w:author="Nina Pavlova" w:id="2" w:date="2026-04-29T20:50:46Z">
            <w:rPr>
              <w:color w:val="212529"/>
              <w:sz w:val="34"/>
              <w:szCs w:val="34"/>
            </w:rPr>
          </w:rPrChange>
        </w:rPr>
      </w:pPr>
      <w:r w:rsidDel="00000000" w:rsidR="00000000" w:rsidRPr="00000000">
        <w:rPr>
          <w:color w:val="38761d"/>
          <w:sz w:val="40"/>
          <w:szCs w:val="40"/>
          <w:u w:val="single"/>
          <w:rPrChange w:author="Nina Pavlova" w:id="2" w:date="2026-04-29T20:50:46Z">
            <w:rPr>
              <w:color w:val="212529"/>
              <w:sz w:val="34"/>
              <w:szCs w:val="34"/>
            </w:rPr>
          </w:rPrChange>
        </w:rPr>
        <w:drawing>
          <wp:inline distB="114300" distT="114300" distL="114300" distR="114300">
            <wp:extent cx="5943600" cy="1346200"/>
            <wp:effectExtent b="25400" l="25400" r="25400" t="25400"/>
            <wp:docPr id="32"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5943600" cy="1346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1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16">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17">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21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създаването на екип се минава през няколко стъпки, които са описани по-долу.</w:t>
      </w:r>
    </w:p>
    <w:p w:rsidR="00000000" w:rsidDel="00000000" w:rsidP="00000000" w:rsidRDefault="00000000" w:rsidRPr="00000000" w14:paraId="00000219">
      <w:pPr>
        <w:spacing w:line="276" w:lineRule="auto"/>
        <w:jc w:val="both"/>
        <w:rPr>
          <w:color w:val="38761d"/>
          <w:sz w:val="40"/>
          <w:szCs w:val="40"/>
          <w:u w:val="single"/>
          <w:rPrChange w:author="Nina Pavlova" w:id="2" w:date="2026-04-29T20:50:46Z">
            <w:rPr>
              <w:sz w:val="32"/>
              <w:szCs w:val="32"/>
            </w:rPr>
          </w:rPrChange>
        </w:rPr>
      </w:pPr>
      <w:r w:rsidDel="00000000" w:rsidR="00000000" w:rsidRPr="00000000">
        <w:rPr>
          <w:color w:val="38761d"/>
          <w:sz w:val="40"/>
          <w:szCs w:val="40"/>
          <w:u w:val="single"/>
          <w:rPrChange w:author="Nina Pavlova" w:id="2" w:date="2026-04-29T20:50:46Z">
            <w:rPr>
              <w:sz w:val="32"/>
              <w:szCs w:val="32"/>
            </w:rPr>
          </w:rPrChange>
        </w:rPr>
        <w:drawing>
          <wp:inline distB="114300" distT="114300" distL="114300" distR="114300">
            <wp:extent cx="5943600" cy="1765300"/>
            <wp:effectExtent b="25400" l="25400" r="25400" t="25400"/>
            <wp:docPr id="24"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5943600" cy="17653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1A">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21B">
      <w:pPr>
        <w:spacing w:line="276" w:lineRule="auto"/>
        <w:jc w:val="both"/>
        <w:rPr>
          <w:color w:val="38761d"/>
          <w:sz w:val="40"/>
          <w:szCs w:val="40"/>
          <w:u w:val="single"/>
          <w:rPrChange w:author="Nina Pavlova" w:id="2" w:date="2026-04-29T20:50:46Z">
            <w:rPr>
              <w:sz w:val="30"/>
              <w:szCs w:val="30"/>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Стъпка 1: </w:t>
      </w:r>
      <w:r w:rsidDel="00000000" w:rsidR="00000000" w:rsidRPr="00000000">
        <w:rPr>
          <w:color w:val="38761d"/>
          <w:sz w:val="40"/>
          <w:szCs w:val="40"/>
          <w:u w:val="single"/>
          <w:rtl w:val="0"/>
          <w:rPrChange w:author="Nina Pavlova" w:id="2" w:date="2026-04-29T20:50:46Z">
            <w:rPr>
              <w:sz w:val="26"/>
              <w:szCs w:val="26"/>
            </w:rPr>
          </w:rPrChange>
        </w:rPr>
        <w:t xml:space="preserve">Team name</w:t>
      </w:r>
      <w:r w:rsidDel="00000000" w:rsidR="00000000" w:rsidRPr="00000000">
        <w:rPr>
          <w:rtl w:val="0"/>
        </w:rPr>
      </w:r>
    </w:p>
    <w:p w:rsidR="00000000" w:rsidDel="00000000" w:rsidP="00000000" w:rsidRDefault="00000000" w:rsidRPr="00000000" w14:paraId="0000021C">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Това е страница с поле за въвеждане на Team name.</w:t>
      </w:r>
    </w:p>
    <w:p w:rsidR="00000000" w:rsidDel="00000000" w:rsidP="00000000" w:rsidRDefault="00000000" w:rsidRPr="00000000" w14:paraId="0000021D">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1E">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rtl w:val="0"/>
        </w:rPr>
      </w:r>
    </w:p>
    <w:p w:rsidR="00000000" w:rsidDel="00000000" w:rsidP="00000000" w:rsidRDefault="00000000" w:rsidRPr="00000000" w14:paraId="0000021F">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rtl w:val="0"/>
        </w:rPr>
      </w:r>
    </w:p>
    <w:p w:rsidR="00000000" w:rsidDel="00000000" w:rsidP="00000000" w:rsidRDefault="00000000" w:rsidRPr="00000000" w14:paraId="00000220">
      <w:pPr>
        <w:spacing w:line="276" w:lineRule="auto"/>
        <w:jc w:val="both"/>
        <w:rPr>
          <w:color w:val="38761d"/>
          <w:sz w:val="40"/>
          <w:szCs w:val="40"/>
          <w:u w:val="single"/>
          <w:rPrChange w:author="Nina Pavlova" w:id="2" w:date="2026-04-29T20:50:46Z">
            <w:rPr>
              <w:sz w:val="30"/>
              <w:szCs w:val="30"/>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Стъпка 2: </w:t>
      </w:r>
      <w:r w:rsidDel="00000000" w:rsidR="00000000" w:rsidRPr="00000000">
        <w:rPr>
          <w:color w:val="38761d"/>
          <w:sz w:val="40"/>
          <w:szCs w:val="40"/>
          <w:u w:val="single"/>
          <w:rtl w:val="0"/>
          <w:rPrChange w:author="Nina Pavlova" w:id="2" w:date="2026-04-29T20:50:46Z">
            <w:rPr>
              <w:sz w:val="26"/>
              <w:szCs w:val="26"/>
            </w:rPr>
          </w:rPrChange>
        </w:rPr>
        <w:t xml:space="preserve">Services</w:t>
      </w:r>
      <w:r w:rsidDel="00000000" w:rsidR="00000000" w:rsidRPr="00000000">
        <w:rPr>
          <w:rtl w:val="0"/>
        </w:rPr>
      </w:r>
    </w:p>
    <w:p w:rsidR="00000000" w:rsidDel="00000000" w:rsidP="00000000" w:rsidRDefault="00000000" w:rsidRPr="00000000" w14:paraId="00000221">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Това е страница с избор на услугите, които предлага контрактора.</w:t>
      </w:r>
    </w:p>
    <w:p w:rsidR="00000000" w:rsidDel="00000000" w:rsidP="00000000" w:rsidRDefault="00000000" w:rsidRPr="00000000" w14:paraId="00000222">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23">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5533567" cy="3121499"/>
            <wp:effectExtent b="25400" l="25400" r="25400" t="25400"/>
            <wp:docPr id="125" name="image111.png"/>
            <a:graphic>
              <a:graphicData uri="http://schemas.openxmlformats.org/drawingml/2006/picture">
                <pic:pic>
                  <pic:nvPicPr>
                    <pic:cNvPr id="0" name="image111.png"/>
                    <pic:cNvPicPr preferRelativeResize="0"/>
                  </pic:nvPicPr>
                  <pic:blipFill>
                    <a:blip r:embed="rId58"/>
                    <a:srcRect b="0" l="0" r="0" t="0"/>
                    <a:stretch>
                      <a:fillRect/>
                    </a:stretch>
                  </pic:blipFill>
                  <pic:spPr>
                    <a:xfrm>
                      <a:off x="0" y="0"/>
                      <a:ext cx="5533567" cy="3121499"/>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24">
      <w:pPr>
        <w:spacing w:line="276" w:lineRule="auto"/>
        <w:jc w:val="both"/>
        <w:rPr>
          <w:color w:val="38761d"/>
          <w:sz w:val="40"/>
          <w:szCs w:val="40"/>
          <w:u w:val="single"/>
          <w:rPrChange w:author="Nina Pavlova" w:id="2" w:date="2026-04-29T20:50:46Z">
            <w:rPr>
              <w:b w:val="1"/>
              <w:bCs w:val="1"/>
              <w:color w:val="212529"/>
              <w:sz w:val="30"/>
              <w:szCs w:val="30"/>
            </w:rPr>
          </w:rPrChange>
        </w:rPr>
      </w:pPr>
      <w:r w:rsidDel="00000000" w:rsidR="00000000" w:rsidRPr="00000000">
        <w:rPr>
          <w:rtl w:val="0"/>
        </w:rPr>
      </w:r>
    </w:p>
    <w:p w:rsidR="00000000" w:rsidDel="00000000" w:rsidP="00000000" w:rsidRDefault="00000000" w:rsidRPr="00000000" w14:paraId="00000225">
      <w:pPr>
        <w:spacing w:line="276" w:lineRule="auto"/>
        <w:jc w:val="both"/>
        <w:rPr>
          <w:color w:val="38761d"/>
          <w:sz w:val="40"/>
          <w:szCs w:val="40"/>
          <w:u w:val="single"/>
          <w:rPrChange w:author="Nina Pavlova" w:id="2" w:date="2026-04-29T20:50:46Z">
            <w:rPr>
              <w:sz w:val="30"/>
              <w:szCs w:val="30"/>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Стъпка 3: </w:t>
      </w:r>
      <w:r w:rsidDel="00000000" w:rsidR="00000000" w:rsidRPr="00000000">
        <w:rPr>
          <w:color w:val="38761d"/>
          <w:sz w:val="40"/>
          <w:szCs w:val="40"/>
          <w:u w:val="single"/>
          <w:rtl w:val="0"/>
          <w:rPrChange w:author="Nina Pavlova" w:id="2" w:date="2026-04-29T20:50:46Z">
            <w:rPr>
              <w:sz w:val="26"/>
              <w:szCs w:val="26"/>
            </w:rPr>
          </w:rPrChange>
        </w:rPr>
        <w:t xml:space="preserve">Workers</w:t>
      </w:r>
      <w:r w:rsidDel="00000000" w:rsidR="00000000" w:rsidRPr="00000000">
        <w:rPr>
          <w:rtl w:val="0"/>
        </w:rPr>
      </w:r>
    </w:p>
    <w:p w:rsidR="00000000" w:rsidDel="00000000" w:rsidP="00000000" w:rsidRDefault="00000000" w:rsidRPr="00000000" w14:paraId="00000226">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Това е страница с избор на участниците в екипа</w:t>
      </w:r>
    </w:p>
    <w:p w:rsidR="00000000" w:rsidDel="00000000" w:rsidP="00000000" w:rsidRDefault="00000000" w:rsidRPr="00000000" w14:paraId="00000227">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5943600" cy="2667000"/>
            <wp:effectExtent b="25400" l="25400" r="25400" t="25400"/>
            <wp:docPr id="37"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943600" cy="26670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28">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29">
      <w:pPr>
        <w:spacing w:line="276" w:lineRule="auto"/>
        <w:jc w:val="both"/>
        <w:rPr>
          <w:color w:val="38761d"/>
          <w:sz w:val="40"/>
          <w:szCs w:val="40"/>
          <w:u w:val="single"/>
          <w:rPrChange w:author="Nina Pavlova" w:id="2" w:date="2026-04-29T20:50:46Z">
            <w:rPr>
              <w:sz w:val="30"/>
              <w:szCs w:val="30"/>
            </w:rPr>
          </w:rPrChange>
        </w:rPr>
      </w:pPr>
      <w:r w:rsidDel="00000000" w:rsidR="00000000" w:rsidRPr="00000000">
        <w:rPr>
          <w:color w:val="38761d"/>
          <w:sz w:val="40"/>
          <w:szCs w:val="40"/>
          <w:u w:val="single"/>
          <w:rtl w:val="0"/>
          <w:rPrChange w:author="Nina Pavlova" w:id="2" w:date="2026-04-29T20:50:46Z">
            <w:rPr>
              <w:b w:val="1"/>
              <w:bCs w:val="1"/>
              <w:sz w:val="26"/>
              <w:szCs w:val="26"/>
            </w:rPr>
          </w:rPrChange>
        </w:rPr>
        <w:t xml:space="preserve">Стъпка 4: </w:t>
      </w:r>
      <w:r w:rsidDel="00000000" w:rsidR="00000000" w:rsidRPr="00000000">
        <w:rPr>
          <w:color w:val="38761d"/>
          <w:sz w:val="40"/>
          <w:szCs w:val="40"/>
          <w:u w:val="single"/>
          <w:rtl w:val="0"/>
          <w:rPrChange w:author="Nina Pavlova" w:id="2" w:date="2026-04-29T20:50:46Z">
            <w:rPr>
              <w:sz w:val="26"/>
              <w:szCs w:val="26"/>
            </w:rPr>
          </w:rPrChange>
        </w:rPr>
        <w:t xml:space="preserve">Working area</w:t>
      </w:r>
      <w:r w:rsidDel="00000000" w:rsidR="00000000" w:rsidRPr="00000000">
        <w:rPr>
          <w:rtl w:val="0"/>
        </w:rPr>
      </w:r>
    </w:p>
    <w:p w:rsidR="00000000" w:rsidDel="00000000" w:rsidP="00000000" w:rsidRDefault="00000000" w:rsidRPr="00000000" w14:paraId="0000022A">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Това е</w:t>
      </w:r>
      <w:r w:rsidDel="00000000" w:rsidR="00000000" w:rsidRPr="00000000">
        <w:rPr>
          <w:color w:val="38761d"/>
          <w:sz w:val="40"/>
          <w:szCs w:val="40"/>
          <w:u w:val="single"/>
          <w:rtl w:val="0"/>
          <w:rPrChange w:author="Nina Pavlova" w:id="2" w:date="2026-04-29T20:50:46Z">
            <w:rPr>
              <w:b w:val="1"/>
              <w:bCs w:val="1"/>
              <w:color w:val="212529"/>
              <w:sz w:val="30"/>
              <w:szCs w:val="30"/>
            </w:rPr>
          </w:rPrChange>
        </w:rPr>
        <w:t xml:space="preserve"> </w:t>
      </w:r>
      <w:r w:rsidDel="00000000" w:rsidR="00000000" w:rsidRPr="00000000">
        <w:rPr>
          <w:color w:val="38761d"/>
          <w:sz w:val="40"/>
          <w:szCs w:val="40"/>
          <w:u w:val="single"/>
          <w:rtl w:val="0"/>
          <w:rPrChange w:author="Nina Pavlova" w:id="2" w:date="2026-04-29T20:50:46Z">
            <w:rPr>
              <w:color w:val="212529"/>
              <w:sz w:val="26"/>
              <w:szCs w:val="26"/>
            </w:rPr>
          </w:rPrChange>
        </w:rPr>
        <w:t xml:space="preserve">страница с карта, от която се избира района на работа на екипа.</w:t>
      </w:r>
    </w:p>
    <w:p w:rsidR="00000000" w:rsidDel="00000000" w:rsidP="00000000" w:rsidRDefault="00000000" w:rsidRPr="00000000" w14:paraId="0000022B">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3539059" cy="3868972"/>
            <wp:effectExtent b="25400" l="25400" r="25400" t="25400"/>
            <wp:docPr id="109" name="image100.png"/>
            <a:graphic>
              <a:graphicData uri="http://schemas.openxmlformats.org/drawingml/2006/picture">
                <pic:pic>
                  <pic:nvPicPr>
                    <pic:cNvPr id="0" name="image100.png"/>
                    <pic:cNvPicPr preferRelativeResize="0"/>
                  </pic:nvPicPr>
                  <pic:blipFill>
                    <a:blip r:embed="rId60"/>
                    <a:srcRect b="0" l="0" r="0" t="0"/>
                    <a:stretch>
                      <a:fillRect/>
                    </a:stretch>
                  </pic:blipFill>
                  <pic:spPr>
                    <a:xfrm>
                      <a:off x="0" y="0"/>
                      <a:ext cx="3539059" cy="3868972"/>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2C">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tl w:val="0"/>
          <w:rPrChange w:author="Nina Pavlova" w:id="2" w:date="2026-04-29T20:50:46Z">
            <w:rPr>
              <w:color w:val="212529"/>
              <w:sz w:val="28"/>
              <w:szCs w:val="28"/>
            </w:rPr>
          </w:rPrChange>
        </w:rPr>
        <w:t xml:space="preserve"> </w:t>
      </w:r>
    </w:p>
    <w:p w:rsidR="00000000" w:rsidDel="00000000" w:rsidP="00000000" w:rsidRDefault="00000000" w:rsidRPr="00000000" w14:paraId="0000022D">
      <w:pPr>
        <w:spacing w:line="276" w:lineRule="auto"/>
        <w:jc w:val="both"/>
        <w:rPr>
          <w:color w:val="38761d"/>
          <w:sz w:val="40"/>
          <w:szCs w:val="40"/>
          <w:u w:val="single"/>
          <w:rPrChange w:author="Nina Pavlova" w:id="2" w:date="2026-04-29T20:50:46Z">
            <w:rPr>
              <w:sz w:val="30"/>
              <w:szCs w:val="30"/>
            </w:rPr>
          </w:rPrChange>
        </w:rPr>
      </w:pPr>
      <w:commentRangeStart w:id="1"/>
      <w:r w:rsidDel="00000000" w:rsidR="00000000" w:rsidRPr="00000000">
        <w:rPr>
          <w:color w:val="38761d"/>
          <w:sz w:val="40"/>
          <w:szCs w:val="40"/>
          <w:u w:val="single"/>
          <w:rtl w:val="0"/>
          <w:rPrChange w:author="Nina Pavlova" w:id="2" w:date="2026-04-29T20:50:46Z">
            <w:rPr>
              <w:b w:val="1"/>
              <w:bCs w:val="1"/>
              <w:sz w:val="26"/>
              <w:szCs w:val="26"/>
            </w:rPr>
          </w:rPrChange>
        </w:rPr>
        <w:t xml:space="preserve">Стъпка 4: </w:t>
      </w:r>
      <w:r w:rsidDel="00000000" w:rsidR="00000000" w:rsidRPr="00000000">
        <w:rPr>
          <w:color w:val="38761d"/>
          <w:sz w:val="40"/>
          <w:szCs w:val="40"/>
          <w:u w:val="single"/>
          <w:rtl w:val="0"/>
          <w:rPrChange w:author="Nina Pavlova" w:id="2" w:date="2026-04-29T20:50:46Z">
            <w:rPr>
              <w:sz w:val="26"/>
              <w:szCs w:val="26"/>
            </w:rPr>
          </w:rPrChange>
        </w:rPr>
        <w:t xml:space="preserve">Completion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2E">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Това е</w:t>
      </w:r>
      <w:r w:rsidDel="00000000" w:rsidR="00000000" w:rsidRPr="00000000">
        <w:rPr>
          <w:color w:val="38761d"/>
          <w:sz w:val="40"/>
          <w:szCs w:val="40"/>
          <w:u w:val="single"/>
          <w:rtl w:val="0"/>
          <w:rPrChange w:author="Nina Pavlova" w:id="2" w:date="2026-04-29T20:50:46Z">
            <w:rPr>
              <w:b w:val="1"/>
              <w:bCs w:val="1"/>
              <w:color w:val="212529"/>
              <w:sz w:val="30"/>
              <w:szCs w:val="30"/>
            </w:rPr>
          </w:rPrChange>
        </w:rPr>
        <w:t xml:space="preserve"> </w:t>
      </w:r>
      <w:r w:rsidDel="00000000" w:rsidR="00000000" w:rsidRPr="00000000">
        <w:rPr>
          <w:color w:val="38761d"/>
          <w:sz w:val="40"/>
          <w:szCs w:val="40"/>
          <w:u w:val="single"/>
          <w:rtl w:val="0"/>
          <w:rPrChange w:author="Nina Pavlova" w:id="2" w:date="2026-04-29T20:50:46Z">
            <w:rPr>
              <w:color w:val="212529"/>
              <w:sz w:val="26"/>
              <w:szCs w:val="26"/>
            </w:rPr>
          </w:rPrChange>
        </w:rPr>
        <w:t xml:space="preserve">последна страница, където могат да се видят детайлите на екипа.</w:t>
      </w:r>
    </w:p>
    <w:p w:rsidR="00000000" w:rsidDel="00000000" w:rsidP="00000000" w:rsidRDefault="00000000" w:rsidRPr="00000000" w14:paraId="0000022F">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3815706" cy="4924923"/>
            <wp:effectExtent b="25400" l="25400" r="25400" t="25400"/>
            <wp:docPr id="72" name="image103.png"/>
            <a:graphic>
              <a:graphicData uri="http://schemas.openxmlformats.org/drawingml/2006/picture">
                <pic:pic>
                  <pic:nvPicPr>
                    <pic:cNvPr id="0" name="image103.png"/>
                    <pic:cNvPicPr preferRelativeResize="0"/>
                  </pic:nvPicPr>
                  <pic:blipFill>
                    <a:blip r:embed="rId61"/>
                    <a:srcRect b="0" l="0" r="0" t="0"/>
                    <a:stretch>
                      <a:fillRect/>
                    </a:stretch>
                  </pic:blipFill>
                  <pic:spPr>
                    <a:xfrm>
                      <a:off x="0" y="0"/>
                      <a:ext cx="3815706" cy="4924923"/>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30">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231">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oikh5a48jbbz" w:id="21"/>
      <w:bookmarkEnd w:id="21"/>
      <w:r w:rsidDel="00000000" w:rsidR="00000000" w:rsidRPr="00000000">
        <w:rPr>
          <w:color w:val="38761d"/>
          <w:sz w:val="40"/>
          <w:szCs w:val="40"/>
          <w:u w:val="single"/>
          <w:rtl w:val="0"/>
          <w:rPrChange w:author="Nina Pavlova" w:id="2" w:date="2026-04-29T20:50:46Z">
            <w:rPr>
              <w:b w:val="1"/>
              <w:bCs w:val="1"/>
              <w:color w:val="0000ff"/>
            </w:rPr>
          </w:rPrChange>
        </w:rPr>
        <w:t xml:space="preserve">2.2.4 Кандидатстване по задачи от iTasker</w:t>
      </w:r>
    </w:p>
    <w:p w:rsidR="00000000" w:rsidDel="00000000" w:rsidP="00000000" w:rsidRDefault="00000000" w:rsidRPr="00000000" w14:paraId="00000232">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менюто </w:t>
      </w:r>
      <w:commentRangeStart w:id="2"/>
      <w:r w:rsidDel="00000000" w:rsidR="00000000" w:rsidRPr="00000000">
        <w:rPr>
          <w:color w:val="38761d"/>
          <w:sz w:val="40"/>
          <w:szCs w:val="40"/>
          <w:u w:val="single"/>
          <w:rtl w:val="0"/>
          <w:rPrChange w:author="Nina Pavlova" w:id="2" w:date="2026-04-29T20:50:46Z">
            <w:rPr>
              <w:color w:val="212529"/>
              <w:sz w:val="26"/>
              <w:szCs w:val="26"/>
            </w:rPr>
          </w:rPrChange>
        </w:rPr>
        <w:t xml:space="preserve">Taskboard</w:t>
      </w:r>
      <w:commentRangeEnd w:id="2"/>
      <w:r w:rsidDel="00000000" w:rsidR="00000000" w:rsidRPr="00000000">
        <w:commentReference w:id="2"/>
      </w:r>
      <w:r w:rsidDel="00000000" w:rsidR="00000000" w:rsidRPr="00000000">
        <w:rPr>
          <w:color w:val="38761d"/>
          <w:sz w:val="40"/>
          <w:szCs w:val="40"/>
          <w:u w:val="single"/>
          <w:rtl w:val="0"/>
          <w:rPrChange w:author="Nina Pavlova" w:id="2" w:date="2026-04-29T20:50:46Z">
            <w:rPr>
              <w:color w:val="212529"/>
              <w:sz w:val="26"/>
              <w:szCs w:val="26"/>
            </w:rPr>
          </w:rPrChange>
        </w:rPr>
        <w:t xml:space="preserve"> може да се приемат задачи, които са свързани с услугите, които той предлага. Ако не предлага дадена услуга таска, не се вижда от въпросният iTasker.</w:t>
      </w:r>
      <w:r w:rsidDel="00000000" w:rsidR="00000000" w:rsidRPr="00000000">
        <w:rPr>
          <w:rtl w:val="0"/>
        </w:rPr>
      </w:r>
    </w:p>
    <w:p w:rsidR="00000000" w:rsidDel="00000000" w:rsidP="00000000" w:rsidRDefault="00000000" w:rsidRPr="00000000" w14:paraId="00000233">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5943600" cy="2387600"/>
            <wp:effectExtent b="25400" l="25400" r="25400" t="25400"/>
            <wp:docPr id="105" name="image92.png"/>
            <a:graphic>
              <a:graphicData uri="http://schemas.openxmlformats.org/drawingml/2006/picture">
                <pic:pic>
                  <pic:nvPicPr>
                    <pic:cNvPr id="0" name="image92.png"/>
                    <pic:cNvPicPr preferRelativeResize="0"/>
                  </pic:nvPicPr>
                  <pic:blipFill>
                    <a:blip r:embed="rId62"/>
                    <a:srcRect b="0" l="0" r="0" t="0"/>
                    <a:stretch>
                      <a:fillRect/>
                    </a:stretch>
                  </pic:blipFill>
                  <pic:spPr>
                    <a:xfrm>
                      <a:off x="0" y="0"/>
                      <a:ext cx="5943600" cy="2387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34">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235">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От бутон ‘’Details’’ може да бъдат разгледани детайлите на задачата.</w:t>
      </w:r>
    </w:p>
    <w:p w:rsidR="00000000" w:rsidDel="00000000" w:rsidP="00000000" w:rsidRDefault="00000000" w:rsidRPr="00000000" w14:paraId="00000236">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37">
      <w:pPr>
        <w:spacing w:line="276" w:lineRule="auto"/>
        <w:jc w:val="both"/>
        <w:rPr>
          <w:color w:val="38761d"/>
          <w:sz w:val="40"/>
          <w:szCs w:val="40"/>
          <w:u w:val="single"/>
          <w:rPrChange w:author="Nina Pavlova" w:id="2" w:date="2026-04-29T20:50:46Z">
            <w:rPr>
              <w:sz w:val="32"/>
              <w:szCs w:val="32"/>
            </w:rPr>
          </w:rPrChange>
        </w:rPr>
      </w:pPr>
      <w:r w:rsidDel="00000000" w:rsidR="00000000" w:rsidRPr="00000000">
        <w:rPr>
          <w:color w:val="38761d"/>
          <w:sz w:val="40"/>
          <w:szCs w:val="40"/>
          <w:u w:val="single"/>
          <w:rPrChange w:author="Nina Pavlova" w:id="2" w:date="2026-04-29T20:50:46Z">
            <w:rPr>
              <w:sz w:val="32"/>
              <w:szCs w:val="32"/>
            </w:rPr>
          </w:rPrChange>
        </w:rPr>
        <w:drawing>
          <wp:inline distB="114300" distT="114300" distL="114300" distR="114300">
            <wp:extent cx="5943600" cy="2667000"/>
            <wp:effectExtent b="25400" l="25400" r="25400" t="25400"/>
            <wp:docPr id="34"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5943600" cy="26670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38">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239">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23A">
      <w:pPr>
        <w:spacing w:line="276" w:lineRule="auto"/>
        <w:jc w:val="both"/>
        <w:rPr>
          <w:color w:val="38761d"/>
          <w:sz w:val="40"/>
          <w:szCs w:val="40"/>
          <w:u w:val="single"/>
          <w:rPrChange w:author="Nina Pavlova" w:id="2" w:date="2026-04-29T20:50:46Z">
            <w:rPr>
              <w:sz w:val="32"/>
              <w:szCs w:val="32"/>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кандидатстване за задачата iTasker може да избере/промени деня и часа за извършване на задачата</w:t>
      </w:r>
      <w:r w:rsidDel="00000000" w:rsidR="00000000" w:rsidRPr="00000000">
        <w:rPr>
          <w:color w:val="38761d"/>
          <w:sz w:val="40"/>
          <w:szCs w:val="40"/>
          <w:u w:val="single"/>
          <w:rtl w:val="0"/>
          <w:rPrChange w:author="Nina Pavlova" w:id="2" w:date="2026-04-29T20:50:46Z">
            <w:rPr>
              <w:sz w:val="32"/>
              <w:szCs w:val="32"/>
            </w:rPr>
          </w:rPrChange>
        </w:rPr>
        <w:t xml:space="preserve">.</w:t>
      </w:r>
    </w:p>
    <w:p w:rsidR="00000000" w:rsidDel="00000000" w:rsidP="00000000" w:rsidRDefault="00000000" w:rsidRPr="00000000" w14:paraId="0000023B">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color w:val="38761d"/>
          <w:sz w:val="40"/>
          <w:szCs w:val="40"/>
          <w:u w:val="single"/>
          <w:rPrChange w:author="Nina Pavlova" w:id="2" w:date="2026-04-29T20:50:46Z">
            <w:rPr>
              <w:sz w:val="34"/>
              <w:szCs w:val="34"/>
            </w:rPr>
          </w:rPrChange>
        </w:rPr>
        <w:drawing>
          <wp:inline distB="114300" distT="114300" distL="114300" distR="114300">
            <wp:extent cx="3976688" cy="3600687"/>
            <wp:effectExtent b="25400" l="25400" r="25400" t="25400"/>
            <wp:docPr id="1"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3976688" cy="3600687"/>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3C">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Това е последната стъпка при кандидатстването и iTasker-a e уведомен, че е кандидатствал успешно. </w:t>
      </w:r>
      <w:r w:rsidDel="00000000" w:rsidR="00000000" w:rsidRPr="00000000">
        <w:rPr>
          <w:rtl w:val="0"/>
        </w:rPr>
      </w:r>
    </w:p>
    <w:p w:rsidR="00000000" w:rsidDel="00000000" w:rsidP="00000000" w:rsidRDefault="00000000" w:rsidRPr="00000000" w14:paraId="0000023D">
      <w:pPr>
        <w:spacing w:line="276" w:lineRule="auto"/>
        <w:jc w:val="both"/>
        <w:rPr>
          <w:color w:val="38761d"/>
          <w:sz w:val="40"/>
          <w:szCs w:val="40"/>
          <w:u w:val="single"/>
          <w:rPrChange w:author="Nina Pavlova" w:id="2" w:date="2026-04-29T20:50:46Z">
            <w:rPr>
              <w:sz w:val="34"/>
              <w:szCs w:val="34"/>
            </w:rPr>
          </w:rPrChange>
        </w:rPr>
      </w:pPr>
      <w:r w:rsidDel="00000000" w:rsidR="00000000" w:rsidRPr="00000000">
        <w:rPr>
          <w:rtl w:val="0"/>
        </w:rPr>
      </w:r>
    </w:p>
    <w:p w:rsidR="00000000" w:rsidDel="00000000" w:rsidP="00000000" w:rsidRDefault="00000000" w:rsidRPr="00000000" w14:paraId="0000023E">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9ikqf6au5a7o" w:id="22"/>
      <w:bookmarkEnd w:id="22"/>
      <w:r w:rsidDel="00000000" w:rsidR="00000000" w:rsidRPr="00000000">
        <w:rPr>
          <w:color w:val="38761d"/>
          <w:sz w:val="40"/>
          <w:szCs w:val="40"/>
          <w:u w:val="single"/>
          <w:rtl w:val="0"/>
          <w:rPrChange w:author="Nina Pavlova" w:id="2" w:date="2026-04-29T20:50:46Z">
            <w:rPr>
              <w:b w:val="1"/>
              <w:bCs w:val="1"/>
              <w:color w:val="0000ff"/>
            </w:rPr>
          </w:rPrChange>
        </w:rPr>
        <w:t xml:space="preserve">2.2.5 Възлагане на задача към собствен екип от iTasker</w:t>
      </w:r>
    </w:p>
    <w:p w:rsidR="00000000" w:rsidDel="00000000" w:rsidP="00000000" w:rsidRDefault="00000000" w:rsidRPr="00000000" w14:paraId="0000023F">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240">
      <w:pPr>
        <w:spacing w:line="276" w:lineRule="auto"/>
        <w:jc w:val="both"/>
        <w:rPr>
          <w:color w:val="38761d"/>
          <w:sz w:val="40"/>
          <w:szCs w:val="40"/>
          <w:u w:val="single"/>
          <w:rPrChange w:author="Nina Pavlova" w:id="2" w:date="2026-04-29T20:50:46Z">
            <w:rPr>
              <w:color w:val="38761d"/>
              <w:sz w:val="32"/>
              <w:szCs w:val="32"/>
              <w:u w:val="single"/>
            </w:rPr>
          </w:rPrChange>
        </w:rPr>
      </w:pPr>
      <w:r w:rsidDel="00000000" w:rsidR="00000000" w:rsidRPr="00000000">
        <w:rPr>
          <w:rtl w:val="0"/>
        </w:rPr>
      </w:r>
    </w:p>
    <w:p w:rsidR="00000000" w:rsidDel="00000000" w:rsidP="00000000" w:rsidRDefault="00000000" w:rsidRPr="00000000" w14:paraId="00000241">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5943600" cy="812800"/>
            <wp:effectExtent b="25400" l="25400" r="25400" t="25400"/>
            <wp:docPr id="165" name="image161.png"/>
            <a:graphic>
              <a:graphicData uri="http://schemas.openxmlformats.org/drawingml/2006/picture">
                <pic:pic>
                  <pic:nvPicPr>
                    <pic:cNvPr id="0" name="image161.png"/>
                    <pic:cNvPicPr preferRelativeResize="0"/>
                  </pic:nvPicPr>
                  <pic:blipFill>
                    <a:blip r:embed="rId65"/>
                    <a:srcRect b="0" l="0" r="0" t="0"/>
                    <a:stretch>
                      <a:fillRect/>
                    </a:stretch>
                  </pic:blipFill>
                  <pic:spPr>
                    <a:xfrm>
                      <a:off x="0" y="0"/>
                      <a:ext cx="5943600" cy="812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42">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натискане на бутон ‘’Assign a team’’ излиза поле, от което може да се избере екипа,който ще работи по задачата.</w:t>
      </w:r>
    </w:p>
    <w:p w:rsidR="00000000" w:rsidDel="00000000" w:rsidP="00000000" w:rsidRDefault="00000000" w:rsidRPr="00000000" w14:paraId="00000243">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44">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Ако iTaskera няма създаден или одобрен екип, той няма достъп до новосъздадени задачи и не може да кандидатства за тях. Бутон ‘’Assign a Team’’ e неактивен. </w:t>
      </w:r>
    </w:p>
    <w:p w:rsidR="00000000" w:rsidDel="00000000" w:rsidP="00000000" w:rsidRDefault="00000000" w:rsidRPr="00000000" w14:paraId="00000245">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46">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За създаване на екип виж т. 2.2.10</w:t>
      </w:r>
    </w:p>
    <w:p w:rsidR="00000000" w:rsidDel="00000000" w:rsidP="00000000" w:rsidRDefault="00000000" w:rsidRPr="00000000" w14:paraId="00000247">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248">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yoia32nqf08o" w:id="23"/>
      <w:bookmarkEnd w:id="23"/>
      <w:r w:rsidDel="00000000" w:rsidR="00000000" w:rsidRPr="00000000">
        <w:rPr>
          <w:color w:val="38761d"/>
          <w:sz w:val="40"/>
          <w:szCs w:val="40"/>
          <w:u w:val="single"/>
          <w:rtl w:val="0"/>
          <w:rPrChange w:author="Nina Pavlova" w:id="2" w:date="2026-04-29T20:50:46Z">
            <w:rPr>
              <w:b w:val="1"/>
              <w:bCs w:val="1"/>
              <w:color w:val="0000ff"/>
            </w:rPr>
          </w:rPrChange>
        </w:rPr>
        <w:t xml:space="preserve">2.2.6 Промяна на ден/час за изпълнение на поета задача от iTasker</w:t>
      </w:r>
    </w:p>
    <w:p w:rsidR="00000000" w:rsidDel="00000000" w:rsidP="00000000" w:rsidRDefault="00000000" w:rsidRPr="00000000" w14:paraId="00000249">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24A">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като iTasker-a е поел дадена задача (тя е в колона Active Tasks), той има възможност да смени датата и/или часа на изпълнение.</w:t>
      </w:r>
    </w:p>
    <w:p w:rsidR="00000000" w:rsidDel="00000000" w:rsidP="00000000" w:rsidRDefault="00000000" w:rsidRPr="00000000" w14:paraId="0000024B">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5943600" cy="482600"/>
            <wp:effectExtent b="25400" l="25400" r="25400" t="25400"/>
            <wp:docPr id="133" name="image130.png"/>
            <a:graphic>
              <a:graphicData uri="http://schemas.openxmlformats.org/drawingml/2006/picture">
                <pic:pic>
                  <pic:nvPicPr>
                    <pic:cNvPr id="0" name="image130.png"/>
                    <pic:cNvPicPr preferRelativeResize="0"/>
                  </pic:nvPicPr>
                  <pic:blipFill>
                    <a:blip r:embed="rId66"/>
                    <a:srcRect b="0" l="0" r="0" t="0"/>
                    <a:stretch>
                      <a:fillRect/>
                    </a:stretch>
                  </pic:blipFill>
                  <pic:spPr>
                    <a:xfrm>
                      <a:off x="0" y="0"/>
                      <a:ext cx="5943600" cy="482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4C">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Change Appointment избира нов ден и час.</w:t>
      </w:r>
    </w:p>
    <w:p w:rsidR="00000000" w:rsidDel="00000000" w:rsidP="00000000" w:rsidRDefault="00000000" w:rsidRPr="00000000" w14:paraId="0000024D">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4E">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ckp445g6887k" w:id="24"/>
      <w:bookmarkEnd w:id="24"/>
      <w:r w:rsidDel="00000000" w:rsidR="00000000" w:rsidRPr="00000000">
        <w:rPr>
          <w:color w:val="38761d"/>
          <w:sz w:val="40"/>
          <w:szCs w:val="40"/>
          <w:u w:val="single"/>
          <w:rtl w:val="0"/>
          <w:rPrChange w:author="Nina Pavlova" w:id="2" w:date="2026-04-29T20:50:46Z">
            <w:rPr>
              <w:b w:val="1"/>
              <w:bCs w:val="1"/>
              <w:color w:val="0000ff"/>
            </w:rPr>
          </w:rPrChange>
        </w:rPr>
        <w:t xml:space="preserve">2.2.7 Промяна на статуса на поета задача от iTasker</w:t>
      </w:r>
    </w:p>
    <w:p w:rsidR="00000000" w:rsidDel="00000000" w:rsidP="00000000" w:rsidRDefault="00000000" w:rsidRPr="00000000" w14:paraId="0000024F">
      <w:pPr>
        <w:spacing w:line="276" w:lineRule="auto"/>
        <w:rPr>
          <w:color w:val="38761d"/>
          <w:sz w:val="40"/>
          <w:szCs w:val="40"/>
          <w:u w:val="single"/>
          <w:rPrChange w:author="Nina Pavlova" w:id="2" w:date="2026-04-29T20:50:46Z">
            <w:rPr>
              <w:color w:val="212529"/>
              <w:sz w:val="26"/>
              <w:szCs w:val="26"/>
              <w:highlight w:val="green"/>
            </w:rPr>
          </w:rPrChange>
        </w:rPr>
      </w:pPr>
      <w:r w:rsidDel="00000000" w:rsidR="00000000" w:rsidRPr="00000000">
        <w:rPr>
          <w:rtl w:val="0"/>
        </w:rPr>
      </w:r>
    </w:p>
    <w:p w:rsidR="00000000" w:rsidDel="00000000" w:rsidP="00000000" w:rsidRDefault="00000000" w:rsidRPr="00000000" w14:paraId="00000250">
      <w:pPr>
        <w:spacing w:line="276" w:lineRule="auto"/>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Когато iTaskera започне работа по някой таск, в зависимост докъде е стигнал със задачата, той може да променя статуса на задачата. Статусите, през които преминава изпълнението на една задача са:</w:t>
      </w:r>
    </w:p>
    <w:p w:rsidR="00000000" w:rsidDel="00000000" w:rsidP="00000000" w:rsidRDefault="00000000" w:rsidRPr="00000000" w14:paraId="00000251">
      <w:pPr>
        <w:numPr>
          <w:ilvl w:val="0"/>
          <w:numId w:val="29"/>
        </w:numPr>
        <w:spacing w:line="276" w:lineRule="auto"/>
        <w:ind w:left="720" w:hanging="360"/>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On Route</w:t>
      </w:r>
    </w:p>
    <w:p w:rsidR="00000000" w:rsidDel="00000000" w:rsidP="00000000" w:rsidRDefault="00000000" w:rsidRPr="00000000" w14:paraId="00000252">
      <w:pPr>
        <w:numPr>
          <w:ilvl w:val="0"/>
          <w:numId w:val="29"/>
        </w:numPr>
        <w:spacing w:line="276" w:lineRule="auto"/>
        <w:ind w:left="720" w:hanging="360"/>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On Site</w:t>
      </w:r>
    </w:p>
    <w:p w:rsidR="00000000" w:rsidDel="00000000" w:rsidP="00000000" w:rsidRDefault="00000000" w:rsidRPr="00000000" w14:paraId="00000253">
      <w:pPr>
        <w:numPr>
          <w:ilvl w:val="0"/>
          <w:numId w:val="29"/>
        </w:numPr>
        <w:spacing w:line="276" w:lineRule="auto"/>
        <w:ind w:left="720" w:hanging="360"/>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On Materials Pick up</w:t>
      </w:r>
    </w:p>
    <w:p w:rsidR="00000000" w:rsidDel="00000000" w:rsidP="00000000" w:rsidRDefault="00000000" w:rsidRPr="00000000" w14:paraId="00000254">
      <w:pPr>
        <w:numPr>
          <w:ilvl w:val="0"/>
          <w:numId w:val="29"/>
        </w:numPr>
        <w:spacing w:line="276" w:lineRule="auto"/>
        <w:ind w:left="720" w:hanging="360"/>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Completed </w:t>
      </w:r>
    </w:p>
    <w:p w:rsidR="00000000" w:rsidDel="00000000" w:rsidP="00000000" w:rsidRDefault="00000000" w:rsidRPr="00000000" w14:paraId="00000255">
      <w:pPr>
        <w:spacing w:line="276" w:lineRule="auto"/>
        <w:rPr>
          <w:color w:val="38761d"/>
          <w:sz w:val="40"/>
          <w:szCs w:val="40"/>
          <w:u w:val="single"/>
          <w:rPrChange w:author="Nina Pavlova" w:id="2" w:date="2026-04-29T20:50:46Z">
            <w:rPr>
              <w:color w:val="212529"/>
              <w:sz w:val="26"/>
              <w:szCs w:val="26"/>
              <w:highlight w:val="white"/>
            </w:rPr>
          </w:rPrChange>
        </w:rPr>
      </w:pPr>
      <w:r w:rsidDel="00000000" w:rsidR="00000000" w:rsidRPr="00000000">
        <w:rPr>
          <w:rtl w:val="0"/>
        </w:rPr>
      </w:r>
    </w:p>
    <w:p w:rsidR="00000000" w:rsidDel="00000000" w:rsidP="00000000" w:rsidRDefault="00000000" w:rsidRPr="00000000" w14:paraId="00000256">
      <w:pPr>
        <w:spacing w:line="276" w:lineRule="auto"/>
        <w:jc w:val="both"/>
        <w:rPr>
          <w:color w:val="38761d"/>
          <w:sz w:val="40"/>
          <w:szCs w:val="40"/>
          <w:u w:val="single"/>
          <w:rPrChange w:author="Nina Pavlova" w:id="2" w:date="2026-04-29T20:50:46Z">
            <w:rPr>
              <w:color w:val="38761d"/>
              <w:sz w:val="28"/>
              <w:szCs w:val="28"/>
            </w:rPr>
          </w:rPrChange>
        </w:rPr>
      </w:pPr>
      <w:r w:rsidDel="00000000" w:rsidR="00000000" w:rsidRPr="00000000">
        <w:rPr>
          <w:rtl w:val="0"/>
        </w:rPr>
      </w:r>
    </w:p>
    <w:p w:rsidR="00000000" w:rsidDel="00000000" w:rsidP="00000000" w:rsidRDefault="00000000" w:rsidRPr="00000000" w14:paraId="00000257">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5943600" cy="1778000"/>
            <wp:effectExtent b="25400" l="25400" r="25400" t="25400"/>
            <wp:docPr id="102" name="image90.png"/>
            <a:graphic>
              <a:graphicData uri="http://schemas.openxmlformats.org/drawingml/2006/picture">
                <pic:pic>
                  <pic:nvPicPr>
                    <pic:cNvPr id="0" name="image90.png"/>
                    <pic:cNvPicPr preferRelativeResize="0"/>
                  </pic:nvPicPr>
                  <pic:blipFill>
                    <a:blip r:embed="rId67"/>
                    <a:srcRect b="0" l="0" r="0" t="0"/>
                    <a:stretch>
                      <a:fillRect/>
                    </a:stretch>
                  </pic:blipFill>
                  <pic:spPr>
                    <a:xfrm>
                      <a:off x="0" y="0"/>
                      <a:ext cx="5943600" cy="17780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58">
      <w:pPr>
        <w:spacing w:line="276" w:lineRule="auto"/>
        <w:jc w:val="both"/>
        <w:rPr>
          <w:color w:val="38761d"/>
          <w:sz w:val="40"/>
          <w:szCs w:val="40"/>
          <w:u w:val="single"/>
          <w:rPrChange w:author="Nina Pavlova" w:id="2" w:date="2026-04-29T20:50:46Z">
            <w:rPr>
              <w:color w:val="38761d"/>
              <w:sz w:val="34"/>
              <w:szCs w:val="34"/>
              <w:u w:val="single"/>
            </w:rPr>
          </w:rPrChange>
        </w:rPr>
      </w:pPr>
      <w:r w:rsidDel="00000000" w:rsidR="00000000" w:rsidRPr="00000000">
        <w:rPr>
          <w:rtl w:val="0"/>
        </w:rPr>
      </w:r>
    </w:p>
    <w:p w:rsidR="00000000" w:rsidDel="00000000" w:rsidP="00000000" w:rsidRDefault="00000000" w:rsidRPr="00000000" w14:paraId="00000259">
      <w:pPr>
        <w:pStyle w:val="Heading3"/>
        <w:spacing w:after="0" w:before="0" w:line="276" w:lineRule="auto"/>
        <w:jc w:val="both"/>
        <w:rPr>
          <w:color w:val="38761d"/>
          <w:sz w:val="40"/>
          <w:szCs w:val="40"/>
          <w:u w:val="single"/>
          <w:rPrChange w:author="Nina Pavlova" w:id="2" w:date="2026-04-29T20:50:46Z">
            <w:rPr>
              <w:color w:val="0000ff"/>
              <w:u w:val="single"/>
            </w:rPr>
          </w:rPrChange>
        </w:rPr>
      </w:pPr>
      <w:bookmarkStart w:colFirst="0" w:colLast="0" w:name="_pnecdzwcegmg" w:id="25"/>
      <w:bookmarkEnd w:id="25"/>
      <w:r w:rsidDel="00000000" w:rsidR="00000000" w:rsidRPr="00000000">
        <w:rPr>
          <w:rtl w:val="0"/>
        </w:rPr>
      </w:r>
    </w:p>
    <w:p w:rsidR="00000000" w:rsidDel="00000000" w:rsidP="00000000" w:rsidRDefault="00000000" w:rsidRPr="00000000" w14:paraId="0000025A">
      <w:pPr>
        <w:pStyle w:val="Heading3"/>
        <w:spacing w:after="0" w:before="0" w:line="276" w:lineRule="auto"/>
        <w:jc w:val="both"/>
        <w:rPr>
          <w:color w:val="38761d"/>
          <w:sz w:val="40"/>
          <w:szCs w:val="40"/>
          <w:u w:val="single"/>
          <w:rPrChange w:author="Nina Pavlova" w:id="2" w:date="2026-04-29T20:50:46Z">
            <w:rPr>
              <w:color w:val="0000ff"/>
              <w:u w:val="single"/>
            </w:rPr>
          </w:rPrChange>
        </w:rPr>
      </w:pPr>
      <w:bookmarkStart w:colFirst="0" w:colLast="0" w:name="_w3pxqzdfbun" w:id="26"/>
      <w:bookmarkEnd w:id="26"/>
      <w:r w:rsidDel="00000000" w:rsidR="00000000" w:rsidRPr="00000000">
        <w:rPr>
          <w:rtl w:val="0"/>
        </w:rPr>
      </w:r>
    </w:p>
    <w:p w:rsidR="00000000" w:rsidDel="00000000" w:rsidP="00000000" w:rsidRDefault="00000000" w:rsidRPr="00000000" w14:paraId="0000025B">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wlwz0hypyhjz" w:id="27"/>
      <w:bookmarkEnd w:id="27"/>
      <w:r w:rsidDel="00000000" w:rsidR="00000000" w:rsidRPr="00000000">
        <w:rPr>
          <w:color w:val="38761d"/>
          <w:sz w:val="40"/>
          <w:szCs w:val="40"/>
          <w:u w:val="single"/>
          <w:rtl w:val="0"/>
          <w:rPrChange w:author="Nina Pavlova" w:id="2" w:date="2026-04-29T20:50:46Z">
            <w:rPr>
              <w:b w:val="1"/>
              <w:bCs w:val="1"/>
              <w:color w:val="0000ff"/>
            </w:rPr>
          </w:rPrChange>
        </w:rPr>
        <w:t xml:space="preserve">2.2.8 Чат между iTasker и клиент</w:t>
      </w:r>
    </w:p>
    <w:p w:rsidR="00000000" w:rsidDel="00000000" w:rsidP="00000000" w:rsidRDefault="00000000" w:rsidRPr="00000000" w14:paraId="0000025C">
      <w:pPr>
        <w:spacing w:line="276" w:lineRule="auto"/>
        <w:jc w:val="both"/>
        <w:rPr>
          <w:color w:val="38761d"/>
          <w:sz w:val="40"/>
          <w:szCs w:val="40"/>
          <w:u w:val="single"/>
          <w:rPrChange w:author="Nina Pavlova" w:id="2" w:date="2026-04-29T20:50:46Z">
            <w:rPr>
              <w:color w:val="38761d"/>
              <w:sz w:val="26"/>
              <w:szCs w:val="26"/>
              <w:highlight w:val="green"/>
              <w:u w:val="single"/>
            </w:rPr>
          </w:rPrChange>
        </w:rPr>
      </w:pPr>
      <w:r w:rsidDel="00000000" w:rsidR="00000000" w:rsidRPr="00000000">
        <w:rPr>
          <w:rtl w:val="0"/>
        </w:rPr>
      </w:r>
    </w:p>
    <w:p w:rsidR="00000000" w:rsidDel="00000000" w:rsidP="00000000" w:rsidRDefault="00000000" w:rsidRPr="00000000" w14:paraId="0000025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бутона с профилното име и снимката на iTasker, се показва меню, което съдържа няколко варианта. Един от тях е Messages, от където може да се отвори страницата с чат. При натискането му, страницата показва съобщенията и хората, с които iTaskera е имал комуникация. За търсене на клиент, с който няма комуникация досега, има бутон New Chat, откъдето iTaskera може да потърси определен клиент и да започне чат с него.</w:t>
      </w:r>
    </w:p>
    <w:p w:rsidR="00000000" w:rsidDel="00000000" w:rsidP="00000000" w:rsidRDefault="00000000" w:rsidRPr="00000000" w14:paraId="0000025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3060700"/>
            <wp:effectExtent b="25400" l="25400" r="25400" t="25400"/>
            <wp:docPr id="146" name="image135.png"/>
            <a:graphic>
              <a:graphicData uri="http://schemas.openxmlformats.org/drawingml/2006/picture">
                <pic:pic>
                  <pic:nvPicPr>
                    <pic:cNvPr id="0" name="image135.png"/>
                    <pic:cNvPicPr preferRelativeResize="0"/>
                  </pic:nvPicPr>
                  <pic:blipFill>
                    <a:blip r:embed="rId68"/>
                    <a:srcRect b="0" l="0" r="0" t="0"/>
                    <a:stretch>
                      <a:fillRect/>
                    </a:stretch>
                  </pic:blipFill>
                  <pic:spPr>
                    <a:xfrm>
                      <a:off x="0" y="0"/>
                      <a:ext cx="5943600" cy="30607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5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60">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1952625" cy="2047875"/>
            <wp:effectExtent b="25400" l="25400" r="25400" t="25400"/>
            <wp:docPr id="96" name="image84.png"/>
            <a:graphic>
              <a:graphicData uri="http://schemas.openxmlformats.org/drawingml/2006/picture">
                <pic:pic>
                  <pic:nvPicPr>
                    <pic:cNvPr id="0" name="image84.png"/>
                    <pic:cNvPicPr preferRelativeResize="0"/>
                  </pic:nvPicPr>
                  <pic:blipFill>
                    <a:blip r:embed="rId69"/>
                    <a:srcRect b="0" l="0" r="0" t="0"/>
                    <a:stretch>
                      <a:fillRect/>
                    </a:stretch>
                  </pic:blipFill>
                  <pic:spPr>
                    <a:xfrm>
                      <a:off x="0" y="0"/>
                      <a:ext cx="1952625" cy="2047875"/>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61">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62">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3124200"/>
            <wp:effectExtent b="25400" l="25400" r="25400" t="25400"/>
            <wp:docPr id="132" name="image156.png"/>
            <a:graphic>
              <a:graphicData uri="http://schemas.openxmlformats.org/drawingml/2006/picture">
                <pic:pic>
                  <pic:nvPicPr>
                    <pic:cNvPr id="0" name="image156.png"/>
                    <pic:cNvPicPr preferRelativeResize="0"/>
                  </pic:nvPicPr>
                  <pic:blipFill>
                    <a:blip r:embed="rId70"/>
                    <a:srcRect b="0" l="0" r="0" t="0"/>
                    <a:stretch>
                      <a:fillRect/>
                    </a:stretch>
                  </pic:blipFill>
                  <pic:spPr>
                    <a:xfrm>
                      <a:off x="0" y="0"/>
                      <a:ext cx="5943600" cy="3124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63">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264">
      <w:pPr>
        <w:spacing w:line="276" w:lineRule="auto"/>
        <w:jc w:val="both"/>
        <w:rPr>
          <w:color w:val="38761d"/>
          <w:sz w:val="40"/>
          <w:szCs w:val="40"/>
          <w:u w:val="single"/>
          <w:rPrChange w:author="Nina Pavlova" w:id="2" w:date="2026-04-29T20:50:46Z">
            <w:rPr>
              <w:color w:val="212529"/>
              <w:sz w:val="28"/>
              <w:szCs w:val="28"/>
              <w:highlight w:val="yellow"/>
            </w:rPr>
          </w:rPrChange>
        </w:rPr>
      </w:pPr>
      <w:r w:rsidDel="00000000" w:rsidR="00000000" w:rsidRPr="00000000">
        <w:rPr>
          <w:rtl w:val="0"/>
        </w:rPr>
      </w:r>
    </w:p>
    <w:p w:rsidR="00000000" w:rsidDel="00000000" w:rsidP="00000000" w:rsidRDefault="00000000" w:rsidRPr="00000000" w14:paraId="00000265">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jj7xfpt3zpcq" w:id="28"/>
      <w:bookmarkEnd w:id="28"/>
      <w:r w:rsidDel="00000000" w:rsidR="00000000" w:rsidRPr="00000000">
        <w:rPr>
          <w:color w:val="38761d"/>
          <w:sz w:val="40"/>
          <w:szCs w:val="40"/>
          <w:u w:val="single"/>
          <w:rtl w:val="0"/>
          <w:rPrChange w:author="Nina Pavlova" w:id="2" w:date="2026-04-29T20:50:46Z">
            <w:rPr>
              <w:b w:val="1"/>
              <w:bCs w:val="1"/>
              <w:color w:val="0000ff"/>
            </w:rPr>
          </w:rPrChange>
        </w:rPr>
        <w:t xml:space="preserve">2.2.9 Редактиране на информацията за дейността на iTasker</w:t>
      </w:r>
    </w:p>
    <w:p w:rsidR="00000000" w:rsidDel="00000000" w:rsidP="00000000" w:rsidRDefault="00000000" w:rsidRPr="00000000" w14:paraId="00000266">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254171</wp:posOffset>
            </wp:positionV>
            <wp:extent cx="766763" cy="2828502"/>
            <wp:effectExtent b="25400" l="25400" r="25400" t="25400"/>
            <wp:wrapSquare wrapText="bothSides" distB="114300" distT="114300" distL="114300" distR="114300"/>
            <wp:docPr id="56" name="image61.png"/>
            <a:graphic>
              <a:graphicData uri="http://schemas.openxmlformats.org/drawingml/2006/picture">
                <pic:pic>
                  <pic:nvPicPr>
                    <pic:cNvPr id="0" name="image61.png"/>
                    <pic:cNvPicPr preferRelativeResize="0"/>
                  </pic:nvPicPr>
                  <pic:blipFill>
                    <a:blip r:embed="rId71"/>
                    <a:srcRect b="0" l="0" r="0" t="0"/>
                    <a:stretch>
                      <a:fillRect/>
                    </a:stretch>
                  </pic:blipFill>
                  <pic:spPr>
                    <a:xfrm>
                      <a:off x="0" y="0"/>
                      <a:ext cx="766763" cy="2828502"/>
                    </a:xfrm>
                    <a:prstGeom prst="rect"/>
                    <a:ln w="25400">
                      <a:solidFill>
                        <a:srgbClr val="434343"/>
                      </a:solidFill>
                      <a:prstDash val="solid"/>
                    </a:ln>
                  </pic:spPr>
                </pic:pic>
              </a:graphicData>
            </a:graphic>
          </wp:anchor>
        </w:drawing>
      </w:r>
    </w:p>
    <w:p w:rsidR="00000000" w:rsidDel="00000000" w:rsidP="00000000" w:rsidRDefault="00000000" w:rsidRPr="00000000" w14:paraId="00000267">
      <w:pPr>
        <w:spacing w:line="276" w:lineRule="auto"/>
        <w:jc w:val="both"/>
        <w:rPr>
          <w:color w:val="38761d"/>
          <w:sz w:val="40"/>
          <w:szCs w:val="40"/>
          <w:u w:val="single"/>
          <w:rPrChange w:author="Nina Pavlova" w:id="2" w:date="2026-04-29T20:50:46Z">
            <w:rPr>
              <w:color w:val="212529"/>
              <w:sz w:val="28"/>
              <w:szCs w:val="28"/>
              <w:highlight w:val="yellow"/>
            </w:rPr>
          </w:rPrChange>
        </w:rPr>
      </w:pPr>
      <w:r w:rsidDel="00000000" w:rsidR="00000000" w:rsidRPr="00000000">
        <w:rPr>
          <w:rtl w:val="0"/>
        </w:rPr>
      </w:r>
    </w:p>
    <w:p w:rsidR="00000000" w:rsidDel="00000000" w:rsidP="00000000" w:rsidRDefault="00000000" w:rsidRPr="00000000" w14:paraId="00000268">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Избира се дропдаун меню ‘’Company’’ и от там Profile. При избора на бутон Edit в Company страницата, iTasker получава достъп до информация за фирмата. В нея се съдържа лична информация и бизнес информация за iTaskera и дейността на фирмата му.</w:t>
      </w:r>
    </w:p>
    <w:p w:rsidR="00000000" w:rsidDel="00000000" w:rsidP="00000000" w:rsidRDefault="00000000" w:rsidRPr="00000000" w14:paraId="00000269">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2730500"/>
            <wp:effectExtent b="25400" l="25400" r="25400" t="25400"/>
            <wp:docPr id="75"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943600" cy="27305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6A">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6B">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wmzts530q8ua" w:id="29"/>
      <w:bookmarkEnd w:id="29"/>
      <w:r w:rsidDel="00000000" w:rsidR="00000000" w:rsidRPr="00000000">
        <w:rPr>
          <w:color w:val="38761d"/>
          <w:sz w:val="40"/>
          <w:szCs w:val="40"/>
          <w:u w:val="single"/>
          <w:rtl w:val="0"/>
          <w:rPrChange w:author="Nina Pavlova" w:id="2" w:date="2026-04-29T20:50:46Z">
            <w:rPr>
              <w:b w:val="1"/>
              <w:bCs w:val="1"/>
              <w:color w:val="0000ff"/>
            </w:rPr>
          </w:rPrChange>
        </w:rPr>
        <w:t xml:space="preserve">2.2.10 Създаване на екип от iTasker</w:t>
      </w:r>
    </w:p>
    <w:p w:rsidR="00000000" w:rsidDel="00000000" w:rsidP="00000000" w:rsidRDefault="00000000" w:rsidRPr="00000000" w14:paraId="0000026C">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За да се създаде екип и да се добавят членове към него се преминава през следните стъпки:</w:t>
      </w:r>
    </w:p>
    <w:p w:rsidR="00000000" w:rsidDel="00000000" w:rsidP="00000000" w:rsidRDefault="00000000" w:rsidRPr="00000000" w14:paraId="0000026D">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6E">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Избира се бутон ‘’Company’’ от левия сайдбар и се появява падащо меню. При избора на опцията Teams се отваря страница със съществуващи екипи на iTaskera. За създаване на нов екип се избира бутон ‘’Add Team’’.Отваря се страница с полета за попълван, за създаване на екип.</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766763" cy="4108332"/>
            <wp:effectExtent b="25400" l="25400" r="25400" t="25400"/>
            <wp:wrapSquare wrapText="bothSides" distB="114300" distT="114300" distL="114300" distR="114300"/>
            <wp:docPr id="161" name="image164.png"/>
            <a:graphic>
              <a:graphicData uri="http://schemas.openxmlformats.org/drawingml/2006/picture">
                <pic:pic>
                  <pic:nvPicPr>
                    <pic:cNvPr id="0" name="image164.png"/>
                    <pic:cNvPicPr preferRelativeResize="0"/>
                  </pic:nvPicPr>
                  <pic:blipFill>
                    <a:blip r:embed="rId72"/>
                    <a:srcRect b="0" l="0" r="0" t="0"/>
                    <a:stretch>
                      <a:fillRect/>
                    </a:stretch>
                  </pic:blipFill>
                  <pic:spPr>
                    <a:xfrm>
                      <a:off x="0" y="0"/>
                      <a:ext cx="766763" cy="4108332"/>
                    </a:xfrm>
                    <a:prstGeom prst="rect"/>
                    <a:ln w="25400">
                      <a:solidFill>
                        <a:srgbClr val="434343"/>
                      </a:solidFill>
                      <a:prstDash val="solid"/>
                    </a:ln>
                  </pic:spPr>
                </pic:pic>
              </a:graphicData>
            </a:graphic>
          </wp:anchor>
        </w:drawing>
      </w:r>
    </w:p>
    <w:p w:rsidR="00000000" w:rsidDel="00000000" w:rsidP="00000000" w:rsidRDefault="00000000" w:rsidRPr="00000000" w14:paraId="0000026F">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Създаването на екип преминава в няколко стъпки. В тези стъпки се попълва информация за:</w:t>
      </w:r>
    </w:p>
    <w:p w:rsidR="00000000" w:rsidDel="00000000" w:rsidP="00000000" w:rsidRDefault="00000000" w:rsidRPr="00000000" w14:paraId="00000270">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-Team name- избира се името на екипа.</w:t>
      </w:r>
    </w:p>
    <w:p w:rsidR="00000000" w:rsidDel="00000000" w:rsidP="00000000" w:rsidRDefault="00000000" w:rsidRPr="00000000" w14:paraId="00000271">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-Services- избират се услугите, които ще извършва екипа</w:t>
      </w:r>
    </w:p>
    <w:p w:rsidR="00000000" w:rsidDel="00000000" w:rsidP="00000000" w:rsidRDefault="00000000" w:rsidRPr="00000000" w14:paraId="00000272">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-Workers- избират се работниците, които ще работят в екипа</w:t>
      </w:r>
    </w:p>
    <w:p w:rsidR="00000000" w:rsidDel="00000000" w:rsidP="00000000" w:rsidRDefault="00000000" w:rsidRPr="00000000" w14:paraId="00000273">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-Working area- избира се региона, в който ще работи екипа</w:t>
      </w:r>
    </w:p>
    <w:p w:rsidR="00000000" w:rsidDel="00000000" w:rsidP="00000000" w:rsidRDefault="00000000" w:rsidRPr="00000000" w14:paraId="00000274">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Натиска се бутон ‘’Create team’’.</w:t>
      </w:r>
    </w:p>
    <w:p w:rsidR="00000000" w:rsidDel="00000000" w:rsidP="00000000" w:rsidRDefault="00000000" w:rsidRPr="00000000" w14:paraId="00000275">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790700"/>
            <wp:effectExtent b="25400" l="25400" r="25400" t="25400"/>
            <wp:docPr id="103" name="image97.png"/>
            <a:graphic>
              <a:graphicData uri="http://schemas.openxmlformats.org/drawingml/2006/picture">
                <pic:pic>
                  <pic:nvPicPr>
                    <pic:cNvPr id="0" name="image97.png"/>
                    <pic:cNvPicPr preferRelativeResize="0"/>
                  </pic:nvPicPr>
                  <pic:blipFill>
                    <a:blip r:embed="rId73"/>
                    <a:srcRect b="0" l="0" r="0" t="0"/>
                    <a:stretch>
                      <a:fillRect/>
                    </a:stretch>
                  </pic:blipFill>
                  <pic:spPr>
                    <a:xfrm>
                      <a:off x="0" y="0"/>
                      <a:ext cx="5943600" cy="17907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76">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77">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49jtzfvmdejj" w:id="30"/>
      <w:bookmarkEnd w:id="30"/>
      <w:r w:rsidDel="00000000" w:rsidR="00000000" w:rsidRPr="00000000">
        <w:rPr>
          <w:rtl w:val="0"/>
        </w:rPr>
      </w:r>
    </w:p>
    <w:p w:rsidR="00000000" w:rsidDel="00000000" w:rsidP="00000000" w:rsidRDefault="00000000" w:rsidRPr="00000000" w14:paraId="00000278">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wzmrxwbhzbzm" w:id="31"/>
      <w:bookmarkEnd w:id="31"/>
      <w:r w:rsidDel="00000000" w:rsidR="00000000" w:rsidRPr="00000000">
        <w:rPr>
          <w:rtl w:val="0"/>
        </w:rPr>
      </w:r>
    </w:p>
    <w:p w:rsidR="00000000" w:rsidDel="00000000" w:rsidP="00000000" w:rsidRDefault="00000000" w:rsidRPr="00000000" w14:paraId="00000279">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oyb74aantjjh" w:id="32"/>
      <w:bookmarkEnd w:id="32"/>
      <w:r w:rsidDel="00000000" w:rsidR="00000000" w:rsidRPr="00000000">
        <w:rPr>
          <w:color w:val="38761d"/>
          <w:sz w:val="40"/>
          <w:szCs w:val="40"/>
          <w:u w:val="single"/>
          <w:rtl w:val="0"/>
          <w:rPrChange w:author="Nina Pavlova" w:id="2" w:date="2026-04-29T20:50:46Z">
            <w:rPr>
              <w:b w:val="1"/>
              <w:bCs w:val="1"/>
              <w:color w:val="0000ff"/>
            </w:rPr>
          </w:rPrChange>
        </w:rPr>
        <w:t xml:space="preserve">2.2.11 Редактиране и премахване на членове на екип от iTasker</w:t>
      </w:r>
    </w:p>
    <w:p w:rsidR="00000000" w:rsidDel="00000000" w:rsidP="00000000" w:rsidRDefault="00000000" w:rsidRPr="00000000" w14:paraId="0000027A">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rtl w:val="0"/>
        </w:rPr>
      </w:r>
    </w:p>
    <w:p w:rsidR="00000000" w:rsidDel="00000000" w:rsidP="00000000" w:rsidRDefault="00000000" w:rsidRPr="00000000" w14:paraId="0000027B">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Избира се дропдаун меню ‘’Company’’ от sidebar менюто и се визуализира падащо меню. При избора на опцията Workers се отваря страница със </w:t>
      </w:r>
    </w:p>
    <w:p w:rsidR="00000000" w:rsidDel="00000000" w:rsidP="00000000" w:rsidRDefault="00000000" w:rsidRPr="00000000" w14:paraId="0000027C">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списък с всички членове на екипа. Детайлите, които са видими тук са e-mail, phone, име и към кой екип е съответният член. iTasker-a може да извършва следните операции с всеки един член - Remove, Edit и  View.</w:t>
      </w:r>
    </w:p>
    <w:p w:rsidR="00000000" w:rsidDel="00000000" w:rsidP="00000000" w:rsidRDefault="00000000" w:rsidRPr="00000000" w14:paraId="0000027D">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7E">
      <w:pPr>
        <w:spacing w:line="276" w:lineRule="auto"/>
        <w:jc w:val="both"/>
        <w:rPr>
          <w:color w:val="38761d"/>
          <w:sz w:val="40"/>
          <w:szCs w:val="40"/>
          <w:u w:val="single"/>
          <w:rPrChange w:author="Nina Pavlova" w:id="2" w:date="2026-04-29T20:50:46Z">
            <w:rPr>
              <w:color w:val="38761d"/>
              <w:sz w:val="28"/>
              <w:szCs w:val="28"/>
              <w:u w:val="single"/>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5943600" cy="736600"/>
            <wp:effectExtent b="25400" l="25400" r="25400" t="25400"/>
            <wp:docPr id="152" name="image153.png"/>
            <a:graphic>
              <a:graphicData uri="http://schemas.openxmlformats.org/drawingml/2006/picture">
                <pic:pic>
                  <pic:nvPicPr>
                    <pic:cNvPr id="0" name="image153.png"/>
                    <pic:cNvPicPr preferRelativeResize="0"/>
                  </pic:nvPicPr>
                  <pic:blipFill>
                    <a:blip r:embed="rId74"/>
                    <a:srcRect b="0" l="0" r="0" t="0"/>
                    <a:stretch>
                      <a:fillRect/>
                    </a:stretch>
                  </pic:blipFill>
                  <pic:spPr>
                    <a:xfrm>
                      <a:off x="0" y="0"/>
                      <a:ext cx="5943600" cy="736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7F">
      <w:pPr>
        <w:numPr>
          <w:ilvl w:val="0"/>
          <w:numId w:val="8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View </w:t>
      </w:r>
    </w:p>
    <w:p w:rsidR="00000000" w:rsidDel="00000000" w:rsidP="00000000" w:rsidRDefault="00000000" w:rsidRPr="00000000" w14:paraId="00000280">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Отварят се детайлите на член на екипа. Тук се извежда следната информация: </w:t>
      </w:r>
    </w:p>
    <w:p w:rsidR="00000000" w:rsidDel="00000000" w:rsidP="00000000" w:rsidRDefault="00000000" w:rsidRPr="00000000" w14:paraId="00000281">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First name </w:t>
      </w:r>
    </w:p>
    <w:p w:rsidR="00000000" w:rsidDel="00000000" w:rsidP="00000000" w:rsidRDefault="00000000" w:rsidRPr="00000000" w14:paraId="00000282">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Last name</w:t>
      </w:r>
    </w:p>
    <w:p w:rsidR="00000000" w:rsidDel="00000000" w:rsidP="00000000" w:rsidRDefault="00000000" w:rsidRPr="00000000" w14:paraId="00000283">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Email</w:t>
      </w:r>
    </w:p>
    <w:p w:rsidR="00000000" w:rsidDel="00000000" w:rsidP="00000000" w:rsidRDefault="00000000" w:rsidRPr="00000000" w14:paraId="00000284">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Phone number</w:t>
      </w:r>
    </w:p>
    <w:p w:rsidR="00000000" w:rsidDel="00000000" w:rsidP="00000000" w:rsidRDefault="00000000" w:rsidRPr="00000000" w14:paraId="00000285">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Address</w:t>
      </w:r>
    </w:p>
    <w:p w:rsidR="00000000" w:rsidDel="00000000" w:rsidP="00000000" w:rsidRDefault="00000000" w:rsidRPr="00000000" w14:paraId="00000286">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Description/Comments</w:t>
      </w:r>
    </w:p>
    <w:p w:rsidR="00000000" w:rsidDel="00000000" w:rsidP="00000000" w:rsidRDefault="00000000" w:rsidRPr="00000000" w14:paraId="00000287">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Photo</w:t>
      </w:r>
    </w:p>
    <w:p w:rsidR="00000000" w:rsidDel="00000000" w:rsidP="00000000" w:rsidRDefault="00000000" w:rsidRPr="00000000" w14:paraId="00000288">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89">
      <w:pPr>
        <w:numPr>
          <w:ilvl w:val="0"/>
          <w:numId w:val="50"/>
        </w:numPr>
        <w:spacing w:line="276" w:lineRule="auto"/>
        <w:ind w:left="720" w:hanging="360"/>
        <w:jc w:val="both"/>
        <w:rPr>
          <w:color w:val="212529"/>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Edit</w:t>
      </w:r>
    </w:p>
    <w:p w:rsidR="00000000" w:rsidDel="00000000" w:rsidP="00000000" w:rsidRDefault="00000000" w:rsidRPr="00000000" w14:paraId="0000028A">
      <w:pPr>
        <w:spacing w:line="276" w:lineRule="auto"/>
        <w:ind w:left="720" w:firstLine="0"/>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Информацията която може да редактира е:</w:t>
      </w:r>
    </w:p>
    <w:p w:rsidR="00000000" w:rsidDel="00000000" w:rsidP="00000000" w:rsidRDefault="00000000" w:rsidRPr="00000000" w14:paraId="0000028B">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First name </w:t>
      </w:r>
    </w:p>
    <w:p w:rsidR="00000000" w:rsidDel="00000000" w:rsidP="00000000" w:rsidRDefault="00000000" w:rsidRPr="00000000" w14:paraId="0000028C">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Last name</w:t>
      </w:r>
    </w:p>
    <w:p w:rsidR="00000000" w:rsidDel="00000000" w:rsidP="00000000" w:rsidRDefault="00000000" w:rsidRPr="00000000" w14:paraId="0000028D">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Email</w:t>
      </w:r>
    </w:p>
    <w:p w:rsidR="00000000" w:rsidDel="00000000" w:rsidP="00000000" w:rsidRDefault="00000000" w:rsidRPr="00000000" w14:paraId="0000028E">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Phone number</w:t>
      </w:r>
    </w:p>
    <w:p w:rsidR="00000000" w:rsidDel="00000000" w:rsidP="00000000" w:rsidRDefault="00000000" w:rsidRPr="00000000" w14:paraId="0000028F">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Address</w:t>
      </w:r>
    </w:p>
    <w:p w:rsidR="00000000" w:rsidDel="00000000" w:rsidP="00000000" w:rsidRDefault="00000000" w:rsidRPr="00000000" w14:paraId="00000290">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Description/Comments</w:t>
      </w:r>
    </w:p>
    <w:p w:rsidR="00000000" w:rsidDel="00000000" w:rsidP="00000000" w:rsidRDefault="00000000" w:rsidRPr="00000000" w14:paraId="00000291">
      <w:pPr>
        <w:numPr>
          <w:ilvl w:val="0"/>
          <w:numId w:val="4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Photo</w:t>
      </w:r>
    </w:p>
    <w:p w:rsidR="00000000" w:rsidDel="00000000" w:rsidP="00000000" w:rsidRDefault="00000000" w:rsidRPr="00000000" w14:paraId="00000292">
      <w:pPr>
        <w:numPr>
          <w:ilvl w:val="0"/>
          <w:numId w:val="63"/>
        </w:numPr>
        <w:spacing w:line="276" w:lineRule="auto"/>
        <w:ind w:left="720" w:hanging="360"/>
        <w:jc w:val="both"/>
        <w:rPr>
          <w:color w:val="212529"/>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Remove</w:t>
      </w:r>
    </w:p>
    <w:p w:rsidR="00000000" w:rsidDel="00000000" w:rsidP="00000000" w:rsidRDefault="00000000" w:rsidRPr="00000000" w14:paraId="00000293">
      <w:pPr>
        <w:spacing w:line="276" w:lineRule="auto"/>
        <w:ind w:left="720" w:firstLine="0"/>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Изтрива се завинаги.</w:t>
      </w:r>
    </w:p>
    <w:p w:rsidR="00000000" w:rsidDel="00000000" w:rsidP="00000000" w:rsidRDefault="00000000" w:rsidRPr="00000000" w14:paraId="00000294">
      <w:pPr>
        <w:spacing w:line="276" w:lineRule="auto"/>
        <w:ind w:left="720" w:firstLine="0"/>
        <w:jc w:val="both"/>
        <w:rPr>
          <w:color w:val="38761d"/>
          <w:sz w:val="40"/>
          <w:szCs w:val="40"/>
          <w:u w:val="single"/>
          <w:rPrChange w:author="Nina Pavlova" w:id="2" w:date="2026-04-29T20:50:46Z">
            <w:rPr>
              <w:color w:val="212529"/>
              <w:sz w:val="26"/>
              <w:szCs w:val="26"/>
              <w:highlight w:val="green"/>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Извежда се съобщение : </w:t>
      </w: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Are you sure you want to remove Peter worker? Избира се  Yes или No.</w:t>
      </w:r>
      <w:r w:rsidDel="00000000" w:rsidR="00000000" w:rsidRPr="00000000">
        <w:rPr>
          <w:rtl w:val="0"/>
        </w:rPr>
      </w:r>
    </w:p>
    <w:p w:rsidR="00000000" w:rsidDel="00000000" w:rsidP="00000000" w:rsidRDefault="00000000" w:rsidRPr="00000000" w14:paraId="00000295">
      <w:pPr>
        <w:spacing w:line="276" w:lineRule="auto"/>
        <w:jc w:val="both"/>
        <w:rPr>
          <w:color w:val="38761d"/>
          <w:sz w:val="40"/>
          <w:szCs w:val="40"/>
          <w:u w:val="single"/>
          <w:rPrChange w:author="Nina Pavlova" w:id="2" w:date="2026-04-29T20:50:46Z">
            <w:rPr>
              <w:color w:val="38761d"/>
              <w:sz w:val="32"/>
              <w:szCs w:val="32"/>
              <w:u w:val="single"/>
            </w:rPr>
          </w:rPrChange>
        </w:rPr>
      </w:pPr>
      <w:r w:rsidDel="00000000" w:rsidR="00000000" w:rsidRPr="00000000">
        <w:rPr>
          <w:rtl w:val="0"/>
        </w:rPr>
      </w:r>
    </w:p>
    <w:p w:rsidR="00000000" w:rsidDel="00000000" w:rsidP="00000000" w:rsidRDefault="00000000" w:rsidRPr="00000000" w14:paraId="00000296">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l9r3l4vzlv9m" w:id="33"/>
      <w:bookmarkEnd w:id="33"/>
      <w:r w:rsidDel="00000000" w:rsidR="00000000" w:rsidRPr="00000000">
        <w:rPr>
          <w:color w:val="38761d"/>
          <w:sz w:val="40"/>
          <w:szCs w:val="40"/>
          <w:u w:val="single"/>
          <w:rtl w:val="0"/>
          <w:rPrChange w:author="Nina Pavlova" w:id="2" w:date="2026-04-29T20:50:46Z">
            <w:rPr>
              <w:b w:val="1"/>
              <w:bCs w:val="1"/>
              <w:color w:val="0000ff"/>
            </w:rPr>
          </w:rPrChange>
        </w:rPr>
        <w:t xml:space="preserve">2.2.12 Редактиране и премахване на екипи от iTasker</w:t>
      </w:r>
    </w:p>
    <w:p w:rsidR="00000000" w:rsidDel="00000000" w:rsidP="00000000" w:rsidRDefault="00000000" w:rsidRPr="00000000" w14:paraId="00000297">
      <w:pPr>
        <w:spacing w:line="276" w:lineRule="auto"/>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298">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Избира се дропдаун меню ‘’Company’’ от sidebar менюто и се визуализира падащо меню. При избора на опцията Workers се отваря страница със  списък с всички екипи. Детайлите, които са видими тук са брой членове,услуги които се извършват, статус, регион, в който работи екипа. </w:t>
      </w:r>
    </w:p>
    <w:p w:rsidR="00000000" w:rsidDel="00000000" w:rsidP="00000000" w:rsidRDefault="00000000" w:rsidRPr="00000000" w14:paraId="00000299">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iTasker-a може да извършва следните операции с всеки един екип - View, Edit и Remove.</w:t>
      </w:r>
    </w:p>
    <w:p w:rsidR="00000000" w:rsidDel="00000000" w:rsidP="00000000" w:rsidRDefault="00000000" w:rsidRPr="00000000" w14:paraId="0000029A">
      <w:pPr>
        <w:numPr>
          <w:ilvl w:val="0"/>
          <w:numId w:val="1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View </w:t>
      </w:r>
    </w:p>
    <w:p w:rsidR="00000000" w:rsidDel="00000000" w:rsidP="00000000" w:rsidRDefault="00000000" w:rsidRPr="00000000" w14:paraId="0000029B">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Отварят се детайлите на член на екипа. Тук се извежда следната информация: </w:t>
      </w:r>
    </w:p>
    <w:p w:rsidR="00000000" w:rsidDel="00000000" w:rsidP="00000000" w:rsidRDefault="00000000" w:rsidRPr="00000000" w14:paraId="0000029C">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-Services-услугите, които извършват</w:t>
      </w:r>
    </w:p>
    <w:p w:rsidR="00000000" w:rsidDel="00000000" w:rsidP="00000000" w:rsidRDefault="00000000" w:rsidRPr="00000000" w14:paraId="0000029D">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-Members - членове на екипа</w:t>
      </w:r>
    </w:p>
    <w:p w:rsidR="00000000" w:rsidDel="00000000" w:rsidP="00000000" w:rsidRDefault="00000000" w:rsidRPr="00000000" w14:paraId="0000029E">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-Working area - региона, в който работят</w:t>
      </w:r>
    </w:p>
    <w:p w:rsidR="00000000" w:rsidDel="00000000" w:rsidP="00000000" w:rsidRDefault="00000000" w:rsidRPr="00000000" w14:paraId="0000029F">
      <w:pPr>
        <w:numPr>
          <w:ilvl w:val="0"/>
          <w:numId w:val="48"/>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Edit</w:t>
      </w:r>
    </w:p>
    <w:p w:rsidR="00000000" w:rsidDel="00000000" w:rsidP="00000000" w:rsidRDefault="00000000" w:rsidRPr="00000000" w14:paraId="000002A0">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Информацията която може да редактира е:</w:t>
      </w:r>
    </w:p>
    <w:p w:rsidR="00000000" w:rsidDel="00000000" w:rsidP="00000000" w:rsidRDefault="00000000" w:rsidRPr="00000000" w14:paraId="000002A1">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-Team name</w:t>
      </w:r>
    </w:p>
    <w:p w:rsidR="00000000" w:rsidDel="00000000" w:rsidP="00000000" w:rsidRDefault="00000000" w:rsidRPr="00000000" w14:paraId="000002A2">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-Services</w:t>
      </w:r>
    </w:p>
    <w:p w:rsidR="00000000" w:rsidDel="00000000" w:rsidP="00000000" w:rsidRDefault="00000000" w:rsidRPr="00000000" w14:paraId="000002A3">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-Workers</w:t>
      </w:r>
    </w:p>
    <w:p w:rsidR="00000000" w:rsidDel="00000000" w:rsidP="00000000" w:rsidRDefault="00000000" w:rsidRPr="00000000" w14:paraId="000002A4">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-Working area</w:t>
      </w:r>
    </w:p>
    <w:p w:rsidR="00000000" w:rsidDel="00000000" w:rsidP="00000000" w:rsidRDefault="00000000" w:rsidRPr="00000000" w14:paraId="000002A5">
      <w:pPr>
        <w:numPr>
          <w:ilvl w:val="0"/>
          <w:numId w:val="26"/>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Remove</w:t>
      </w:r>
    </w:p>
    <w:p w:rsidR="00000000" w:rsidDel="00000000" w:rsidP="00000000" w:rsidRDefault="00000000" w:rsidRPr="00000000" w14:paraId="000002A6">
      <w:pPr>
        <w:spacing w:line="276" w:lineRule="auto"/>
        <w:ind w:left="720" w:firstLine="0"/>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Изтрива ли се завинаги или се деактивира и след време може да се  активира отново. </w:t>
      </w:r>
    </w:p>
    <w:p w:rsidR="00000000" w:rsidDel="00000000" w:rsidP="00000000" w:rsidRDefault="00000000" w:rsidRPr="00000000" w14:paraId="000002A7">
      <w:pPr>
        <w:spacing w:line="276" w:lineRule="auto"/>
        <w:ind w:left="720" w:firstLine="0"/>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Извежда се съобщение: </w:t>
      </w:r>
    </w:p>
    <w:p w:rsidR="00000000" w:rsidDel="00000000" w:rsidP="00000000" w:rsidRDefault="00000000" w:rsidRPr="00000000" w14:paraId="000002A8">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tl w:val="0"/>
          <w:rPrChange w:author="Nina Pavlova" w:id="2" w:date="2026-04-29T20:50:46Z">
            <w:rPr>
              <w:rFonts w:ascii="Roboto" w:cs="Roboto" w:eastAsia="Roboto" w:hAnsi="Roboto"/>
              <w:color w:val="212529"/>
              <w:sz w:val="24"/>
              <w:szCs w:val="24"/>
              <w:highlight w:val="white"/>
            </w:rPr>
          </w:rPrChange>
        </w:rPr>
        <w:t xml:space="preserve">“Are you sure you want to </w:t>
      </w:r>
      <w:r w:rsidDel="00000000" w:rsidR="00000000" w:rsidRPr="00000000">
        <w:rPr>
          <w:color w:val="38761d"/>
          <w:sz w:val="40"/>
          <w:szCs w:val="40"/>
          <w:u w:val="single"/>
          <w:rtl w:val="0"/>
          <w:rPrChange w:author="Nina Pavlova" w:id="2" w:date="2026-04-29T20:50:46Z">
            <w:rPr>
              <w:rFonts w:ascii="Roboto" w:cs="Roboto" w:eastAsia="Roboto" w:hAnsi="Roboto"/>
              <w:color w:val="212529"/>
              <w:sz w:val="24"/>
              <w:szCs w:val="24"/>
              <w:highlight w:val="white"/>
            </w:rPr>
          </w:rPrChange>
        </w:rPr>
        <w:t xml:space="preserve">remove </w:t>
      </w:r>
      <w:r w:rsidDel="00000000" w:rsidR="00000000" w:rsidRPr="00000000">
        <w:rPr>
          <w:color w:val="38761d"/>
          <w:sz w:val="40"/>
          <w:szCs w:val="40"/>
          <w:u w:val="single"/>
          <w:rtl w:val="0"/>
          <w:rPrChange w:author="Nina Pavlova" w:id="2" w:date="2026-04-29T20:50:46Z">
            <w:rPr>
              <w:rFonts w:ascii="Roboto" w:cs="Roboto" w:eastAsia="Roboto" w:hAnsi="Roboto"/>
              <w:color w:val="212529"/>
              <w:sz w:val="24"/>
              <w:szCs w:val="24"/>
              <w:highlight w:val="white"/>
            </w:rPr>
          </w:rPrChange>
        </w:rPr>
        <w:t xml:space="preserve">Flute Team team?”</w:t>
      </w:r>
      <w:r w:rsidDel="00000000" w:rsidR="00000000" w:rsidRPr="00000000">
        <w:rPr>
          <w:rtl w:val="0"/>
        </w:rPr>
      </w:r>
    </w:p>
    <w:p w:rsidR="00000000" w:rsidDel="00000000" w:rsidP="00000000" w:rsidRDefault="00000000" w:rsidRPr="00000000" w14:paraId="000002A9">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5943600" cy="1435100"/>
            <wp:effectExtent b="25400" l="25400" r="25400" t="25400"/>
            <wp:docPr id="16" name="image11.png"/>
            <a:graphic>
              <a:graphicData uri="http://schemas.openxmlformats.org/drawingml/2006/picture">
                <pic:pic>
                  <pic:nvPicPr>
                    <pic:cNvPr id="0" name="image11.png"/>
                    <pic:cNvPicPr preferRelativeResize="0"/>
                  </pic:nvPicPr>
                  <pic:blipFill>
                    <a:blip r:embed="rId75"/>
                    <a:srcRect b="0" l="0" r="0" t="0"/>
                    <a:stretch>
                      <a:fillRect/>
                    </a:stretch>
                  </pic:blipFill>
                  <pic:spPr>
                    <a:xfrm>
                      <a:off x="0" y="0"/>
                      <a:ext cx="5943600" cy="14351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AA">
      <w:pPr>
        <w:spacing w:line="276" w:lineRule="auto"/>
        <w:jc w:val="both"/>
        <w:rPr>
          <w:color w:val="38761d"/>
          <w:sz w:val="40"/>
          <w:szCs w:val="40"/>
          <w:u w:val="single"/>
          <w:rPrChange w:author="Nina Pavlova" w:id="2" w:date="2026-04-29T20:50:46Z">
            <w:rPr>
              <w:color w:val="212529"/>
              <w:sz w:val="26"/>
              <w:szCs w:val="26"/>
              <w:highlight w:val="green"/>
            </w:rPr>
          </w:rPrChange>
        </w:rPr>
      </w:pPr>
      <w:r w:rsidDel="00000000" w:rsidR="00000000" w:rsidRPr="00000000">
        <w:rPr>
          <w:rtl w:val="0"/>
        </w:rPr>
      </w:r>
    </w:p>
    <w:p w:rsidR="00000000" w:rsidDel="00000000" w:rsidP="00000000" w:rsidRDefault="00000000" w:rsidRPr="00000000" w14:paraId="000002AB">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2AC">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dqhf99ub64pm" w:id="34"/>
      <w:bookmarkEnd w:id="34"/>
      <w:r w:rsidDel="00000000" w:rsidR="00000000" w:rsidRPr="00000000">
        <w:rPr>
          <w:color w:val="38761d"/>
          <w:sz w:val="40"/>
          <w:szCs w:val="40"/>
          <w:u w:val="single"/>
          <w:rtl w:val="0"/>
          <w:rPrChange w:author="Nina Pavlova" w:id="2" w:date="2026-04-29T20:50:46Z">
            <w:rPr>
              <w:b w:val="1"/>
              <w:bCs w:val="1"/>
              <w:color w:val="0000ff"/>
            </w:rPr>
          </w:rPrChange>
        </w:rPr>
        <w:t xml:space="preserve">2.2.13 Генериране на фактура към задача</w:t>
      </w:r>
    </w:p>
    <w:p w:rsidR="00000000" w:rsidDel="00000000" w:rsidP="00000000" w:rsidRDefault="00000000" w:rsidRPr="00000000" w14:paraId="000002AD">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2AE">
      <w:pPr>
        <w:spacing w:line="276" w:lineRule="auto"/>
        <w:ind w:left="720" w:firstLine="0"/>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като iTasker-a приключи с изпълнение на задачата - тя е в статус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Payment pending</w:t>
      </w:r>
      <w:r w:rsidDel="00000000" w:rsidR="00000000" w:rsidRPr="00000000">
        <w:rPr>
          <w:color w:val="38761d"/>
          <w:sz w:val="40"/>
          <w:szCs w:val="40"/>
          <w:u w:val="single"/>
          <w:rtl w:val="0"/>
          <w:rPrChange w:author="Nina Pavlova" w:id="2" w:date="2026-04-29T20:50:46Z">
            <w:rPr>
              <w:color w:val="212529"/>
              <w:sz w:val="26"/>
              <w:szCs w:val="26"/>
            </w:rPr>
          </w:rPrChange>
        </w:rPr>
        <w:t xml:space="preserve"> и се намира в секция Active tasks. iTasker-a генерира фактурата и я изпраща към клиента. Тя е със статус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New</w:t>
      </w:r>
      <w:r w:rsidDel="00000000" w:rsidR="00000000" w:rsidRPr="00000000">
        <w:rPr>
          <w:color w:val="38761d"/>
          <w:sz w:val="40"/>
          <w:szCs w:val="40"/>
          <w:u w:val="single"/>
          <w:rtl w:val="0"/>
          <w:rPrChange w:author="Nina Pavlova" w:id="2" w:date="2026-04-29T20:50:46Z">
            <w:rPr>
              <w:color w:val="212529"/>
              <w:sz w:val="26"/>
              <w:szCs w:val="26"/>
            </w:rPr>
          </w:rPrChange>
        </w:rPr>
        <w:t xml:space="preserve">. Клиента има две опции:</w:t>
      </w:r>
    </w:p>
    <w:p w:rsidR="00000000" w:rsidDel="00000000" w:rsidP="00000000" w:rsidRDefault="00000000" w:rsidRPr="00000000" w14:paraId="000002AF">
      <w:pPr>
        <w:numPr>
          <w:ilvl w:val="0"/>
          <w:numId w:val="14"/>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Да я одобри - статуса на задачата е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Completed</w:t>
      </w:r>
      <w:r w:rsidDel="00000000" w:rsidR="00000000" w:rsidRPr="00000000">
        <w:rPr>
          <w:color w:val="38761d"/>
          <w:sz w:val="40"/>
          <w:szCs w:val="40"/>
          <w:u w:val="single"/>
          <w:rtl w:val="0"/>
          <w:rPrChange w:author="Nina Pavlova" w:id="2" w:date="2026-04-29T20:50:46Z">
            <w:rPr>
              <w:color w:val="212529"/>
              <w:sz w:val="26"/>
              <w:szCs w:val="26"/>
            </w:rPr>
          </w:rPrChange>
        </w:rPr>
        <w:t xml:space="preserve">, а на фактурата е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Paid</w:t>
      </w:r>
      <w:r w:rsidDel="00000000" w:rsidR="00000000" w:rsidRPr="00000000">
        <w:rPr>
          <w:rtl w:val="0"/>
        </w:rPr>
      </w:r>
    </w:p>
    <w:p w:rsidR="00000000" w:rsidDel="00000000" w:rsidP="00000000" w:rsidRDefault="00000000" w:rsidRPr="00000000" w14:paraId="000002B0">
      <w:pPr>
        <w:numPr>
          <w:ilvl w:val="0"/>
          <w:numId w:val="24"/>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Да я реджектне- статуса на задачата става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Disputed</w:t>
      </w:r>
      <w:r w:rsidDel="00000000" w:rsidR="00000000" w:rsidRPr="00000000">
        <w:rPr>
          <w:color w:val="38761d"/>
          <w:sz w:val="40"/>
          <w:szCs w:val="40"/>
          <w:u w:val="single"/>
          <w:rtl w:val="0"/>
          <w:rPrChange w:author="Nina Pavlova" w:id="2" w:date="2026-04-29T20:50:46Z">
            <w:rPr>
              <w:color w:val="212529"/>
              <w:sz w:val="26"/>
              <w:szCs w:val="26"/>
            </w:rPr>
          </w:rPrChange>
        </w:rPr>
        <w:t xml:space="preserve"> и си остава в колона Active tasks. Статуса на фактурата е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Rejected</w:t>
      </w:r>
      <w:r w:rsidDel="00000000" w:rsidR="00000000" w:rsidRPr="00000000">
        <w:rPr>
          <w:color w:val="38761d"/>
          <w:sz w:val="40"/>
          <w:szCs w:val="40"/>
          <w:u w:val="single"/>
          <w:rtl w:val="0"/>
          <w:rPrChange w:author="Nina Pavlova" w:id="2" w:date="2026-04-29T20:50:46Z">
            <w:rPr>
              <w:color w:val="212529"/>
              <w:sz w:val="26"/>
              <w:szCs w:val="26"/>
            </w:rPr>
          </w:rPrChange>
        </w:rPr>
        <w:t xml:space="preserve">.</w:t>
      </w:r>
    </w:p>
    <w:p w:rsidR="00000000" w:rsidDel="00000000" w:rsidP="00000000" w:rsidRDefault="00000000" w:rsidRPr="00000000" w14:paraId="000002B1">
      <w:pPr>
        <w:spacing w:line="276" w:lineRule="auto"/>
        <w:ind w:left="1440" w:firstLine="0"/>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Ако я реджектне, тя се връща при iTasker-a и той може да не направи никаква промяна или да промени сумата. </w:t>
      </w:r>
    </w:p>
    <w:p w:rsidR="00000000" w:rsidDel="00000000" w:rsidP="00000000" w:rsidRDefault="00000000" w:rsidRPr="00000000" w14:paraId="000002B2">
      <w:pPr>
        <w:spacing w:line="276" w:lineRule="auto"/>
        <w:ind w:left="1440" w:firstLine="0"/>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това се изпраща повторно на клиента. </w:t>
      </w:r>
    </w:p>
    <w:p w:rsidR="00000000" w:rsidDel="00000000" w:rsidP="00000000" w:rsidRDefault="00000000" w:rsidRPr="00000000" w14:paraId="000002B3">
      <w:pPr>
        <w:spacing w:line="276" w:lineRule="auto"/>
        <w:ind w:left="1440" w:firstLine="0"/>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Клиента има две опции:</w:t>
      </w:r>
    </w:p>
    <w:p w:rsidR="00000000" w:rsidDel="00000000" w:rsidP="00000000" w:rsidRDefault="00000000" w:rsidRPr="00000000" w14:paraId="000002B4">
      <w:pPr>
        <w:numPr>
          <w:ilvl w:val="0"/>
          <w:numId w:val="24"/>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Да я одобри - статуса на задачата е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Completed</w:t>
      </w:r>
      <w:r w:rsidDel="00000000" w:rsidR="00000000" w:rsidRPr="00000000">
        <w:rPr>
          <w:color w:val="38761d"/>
          <w:sz w:val="40"/>
          <w:szCs w:val="40"/>
          <w:u w:val="single"/>
          <w:rtl w:val="0"/>
          <w:rPrChange w:author="Nina Pavlova" w:id="2" w:date="2026-04-29T20:50:46Z">
            <w:rPr>
              <w:color w:val="212529"/>
              <w:sz w:val="26"/>
              <w:szCs w:val="26"/>
            </w:rPr>
          </w:rPrChange>
        </w:rPr>
        <w:t xml:space="preserve">, а на фактурата е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Paid</w:t>
      </w:r>
      <w:r w:rsidDel="00000000" w:rsidR="00000000" w:rsidRPr="00000000">
        <w:rPr>
          <w:rtl w:val="0"/>
        </w:rPr>
      </w:r>
    </w:p>
    <w:p w:rsidR="00000000" w:rsidDel="00000000" w:rsidP="00000000" w:rsidRDefault="00000000" w:rsidRPr="00000000" w14:paraId="000002B5">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B6">
      <w:pPr>
        <w:numPr>
          <w:ilvl w:val="0"/>
          <w:numId w:val="24"/>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Да я </w:t>
      </w:r>
      <w:r w:rsidDel="00000000" w:rsidR="00000000" w:rsidRPr="00000000">
        <w:rPr>
          <w:color w:val="38761d"/>
          <w:sz w:val="40"/>
          <w:szCs w:val="40"/>
          <w:u w:val="single"/>
          <w:rtl w:val="0"/>
          <w:rPrChange w:author="Nina Pavlova" w:id="2" w:date="2026-04-29T20:50:46Z">
            <w:rPr>
              <w:color w:val="212529"/>
              <w:sz w:val="26"/>
              <w:szCs w:val="26"/>
            </w:rPr>
          </w:rPrChange>
        </w:rPr>
        <w:t xml:space="preserve">реджектне</w:t>
      </w:r>
      <w:r w:rsidDel="00000000" w:rsidR="00000000" w:rsidRPr="00000000">
        <w:rPr>
          <w:color w:val="38761d"/>
          <w:sz w:val="40"/>
          <w:szCs w:val="40"/>
          <w:u w:val="single"/>
          <w:rtl w:val="0"/>
          <w:rPrChange w:author="Nina Pavlova" w:id="2" w:date="2026-04-29T20:50:46Z">
            <w:rPr>
              <w:color w:val="212529"/>
              <w:sz w:val="26"/>
              <w:szCs w:val="26"/>
            </w:rPr>
          </w:rPrChange>
        </w:rPr>
        <w:t xml:space="preserve"> за втори път - задачата е със статус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Disputed</w:t>
      </w:r>
      <w:r w:rsidDel="00000000" w:rsidR="00000000" w:rsidRPr="00000000">
        <w:rPr>
          <w:color w:val="38761d"/>
          <w:sz w:val="40"/>
          <w:szCs w:val="40"/>
          <w:u w:val="single"/>
          <w:rtl w:val="0"/>
          <w:rPrChange w:author="Nina Pavlova" w:id="2" w:date="2026-04-29T20:50:46Z">
            <w:rPr>
              <w:color w:val="212529"/>
              <w:sz w:val="26"/>
              <w:szCs w:val="26"/>
            </w:rPr>
          </w:rPrChange>
        </w:rPr>
        <w:t xml:space="preserve">, фактурата е със статус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New</w:t>
      </w:r>
      <w:r w:rsidDel="00000000" w:rsidR="00000000" w:rsidRPr="00000000">
        <w:rPr>
          <w:color w:val="38761d"/>
          <w:sz w:val="40"/>
          <w:szCs w:val="40"/>
          <w:u w:val="single"/>
          <w:rtl w:val="0"/>
          <w:rPrChange w:author="Nina Pavlova" w:id="2" w:date="2026-04-29T20:50:46Z">
            <w:rPr>
              <w:color w:val="212529"/>
              <w:sz w:val="26"/>
              <w:szCs w:val="26"/>
            </w:rPr>
          </w:rPrChange>
        </w:rPr>
        <w:t xml:space="preserve">. </w:t>
      </w:r>
    </w:p>
    <w:p w:rsidR="00000000" w:rsidDel="00000000" w:rsidP="00000000" w:rsidRDefault="00000000" w:rsidRPr="00000000" w14:paraId="000002B7">
      <w:pPr>
        <w:spacing w:line="276" w:lineRule="auto"/>
        <w:ind w:left="1440" w:firstLine="0"/>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Ако я реджектне за втори път тя се връща при iTasker-a и той може да не направи никаква промяна или да промени сумата. След това се изпраща за трети път на клиента. Клиента има две опции:</w:t>
      </w:r>
    </w:p>
    <w:p w:rsidR="00000000" w:rsidDel="00000000" w:rsidP="00000000" w:rsidRDefault="00000000" w:rsidRPr="00000000" w14:paraId="000002B8">
      <w:pPr>
        <w:numPr>
          <w:ilvl w:val="0"/>
          <w:numId w:val="24"/>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Да я одобри - статуса на задачата е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Completed</w:t>
      </w:r>
      <w:r w:rsidDel="00000000" w:rsidR="00000000" w:rsidRPr="00000000">
        <w:rPr>
          <w:color w:val="38761d"/>
          <w:sz w:val="40"/>
          <w:szCs w:val="40"/>
          <w:u w:val="single"/>
          <w:rtl w:val="0"/>
          <w:rPrChange w:author="Nina Pavlova" w:id="2" w:date="2026-04-29T20:50:46Z">
            <w:rPr>
              <w:color w:val="212529"/>
              <w:sz w:val="26"/>
              <w:szCs w:val="26"/>
            </w:rPr>
          </w:rPrChange>
        </w:rPr>
        <w:t xml:space="preserve">, а на фактурата е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Paid</w:t>
      </w:r>
    </w:p>
    <w:p w:rsidR="00000000" w:rsidDel="00000000" w:rsidP="00000000" w:rsidRDefault="00000000" w:rsidRPr="00000000" w14:paraId="000002B9">
      <w:pPr>
        <w:spacing w:line="276" w:lineRule="auto"/>
        <w:ind w:left="1440" w:firstLine="0"/>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2BA">
      <w:pPr>
        <w:numPr>
          <w:ilvl w:val="0"/>
          <w:numId w:val="65"/>
        </w:numPr>
        <w:spacing w:line="276" w:lineRule="auto"/>
        <w:ind w:left="144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Да я </w:t>
      </w:r>
      <w:r w:rsidDel="00000000" w:rsidR="00000000" w:rsidRPr="00000000">
        <w:rPr>
          <w:color w:val="38761d"/>
          <w:sz w:val="40"/>
          <w:szCs w:val="40"/>
          <w:u w:val="single"/>
          <w:rtl w:val="0"/>
          <w:rPrChange w:author="Nina Pavlova" w:id="2" w:date="2026-04-29T20:50:46Z">
            <w:rPr>
              <w:color w:val="212529"/>
              <w:sz w:val="26"/>
              <w:szCs w:val="26"/>
            </w:rPr>
          </w:rPrChange>
        </w:rPr>
        <w:t xml:space="preserve">реджектне</w:t>
      </w:r>
      <w:r w:rsidDel="00000000" w:rsidR="00000000" w:rsidRPr="00000000">
        <w:rPr>
          <w:color w:val="38761d"/>
          <w:sz w:val="40"/>
          <w:szCs w:val="40"/>
          <w:u w:val="single"/>
          <w:rtl w:val="0"/>
          <w:rPrChange w:author="Nina Pavlova" w:id="2" w:date="2026-04-29T20:50:46Z">
            <w:rPr>
              <w:color w:val="212529"/>
              <w:sz w:val="26"/>
              <w:szCs w:val="26"/>
            </w:rPr>
          </w:rPrChange>
        </w:rPr>
        <w:t xml:space="preserve"> за трети път - задачата преминава в статус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Suspend</w:t>
      </w:r>
      <w:r w:rsidDel="00000000" w:rsidR="00000000" w:rsidRPr="00000000">
        <w:rPr>
          <w:color w:val="38761d"/>
          <w:sz w:val="40"/>
          <w:szCs w:val="40"/>
          <w:u w:val="single"/>
          <w:rtl w:val="0"/>
          <w:rPrChange w:author="Nina Pavlova" w:id="2" w:date="2026-04-29T20:50:46Z">
            <w:rPr>
              <w:color w:val="212529"/>
              <w:sz w:val="26"/>
              <w:szCs w:val="26"/>
            </w:rPr>
          </w:rPrChange>
        </w:rPr>
        <w:t xml:space="preserve"> и парите се задържат. Плащането е със статус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Reserved</w:t>
      </w:r>
      <w:r w:rsidDel="00000000" w:rsidR="00000000" w:rsidRPr="00000000">
        <w:rPr>
          <w:color w:val="38761d"/>
          <w:sz w:val="40"/>
          <w:szCs w:val="40"/>
          <w:u w:val="single"/>
          <w:rtl w:val="0"/>
          <w:rPrChange w:author="Nina Pavlova" w:id="2" w:date="2026-04-29T20:50:46Z">
            <w:rPr>
              <w:color w:val="212529"/>
              <w:sz w:val="26"/>
              <w:szCs w:val="26"/>
            </w:rPr>
          </w:rPrChange>
        </w:rPr>
        <w:t xml:space="preserve">, а фактурата е със статус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Suspend</w:t>
      </w:r>
      <w:r w:rsidDel="00000000" w:rsidR="00000000" w:rsidRPr="00000000">
        <w:rPr>
          <w:rtl w:val="0"/>
        </w:rPr>
      </w:r>
    </w:p>
    <w:p w:rsidR="00000000" w:rsidDel="00000000" w:rsidP="00000000" w:rsidRDefault="00000000" w:rsidRPr="00000000" w14:paraId="000002BB">
      <w:pPr>
        <w:spacing w:line="276" w:lineRule="auto"/>
        <w:ind w:left="1440" w:firstLine="0"/>
        <w:jc w:val="both"/>
        <w:rPr>
          <w:color w:val="38761d"/>
          <w:sz w:val="40"/>
          <w:szCs w:val="40"/>
          <w:u w:val="single"/>
          <w:rPrChange w:author="Nina Pavlova" w:id="2" w:date="2026-04-29T20:50:46Z">
            <w:rPr>
              <w:color w:val="212529"/>
              <w:sz w:val="26"/>
              <w:szCs w:val="26"/>
              <w:highlight w:val="green"/>
            </w:rPr>
          </w:rPrChange>
        </w:rPr>
      </w:pPr>
      <w:r w:rsidDel="00000000" w:rsidR="00000000" w:rsidRPr="00000000">
        <w:rPr>
          <w:rtl w:val="0"/>
        </w:rPr>
      </w:r>
    </w:p>
    <w:p w:rsidR="00000000" w:rsidDel="00000000" w:rsidP="00000000" w:rsidRDefault="00000000" w:rsidRPr="00000000" w14:paraId="000002BC">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3slvcwxqklx2" w:id="35"/>
      <w:bookmarkEnd w:id="35"/>
      <w:r w:rsidDel="00000000" w:rsidR="00000000" w:rsidRPr="00000000">
        <w:rPr>
          <w:color w:val="38761d"/>
          <w:sz w:val="40"/>
          <w:szCs w:val="40"/>
          <w:u w:val="single"/>
          <w:rtl w:val="0"/>
          <w:rPrChange w:author="Nina Pavlova" w:id="2" w:date="2026-04-29T20:50:46Z">
            <w:rPr>
              <w:b w:val="1"/>
              <w:bCs w:val="1"/>
              <w:color w:val="0000ff"/>
            </w:rPr>
          </w:rPrChange>
        </w:rPr>
        <w:t xml:space="preserve">2.2.14 Достъп до фактури</w:t>
      </w:r>
    </w:p>
    <w:p w:rsidR="00000000" w:rsidDel="00000000" w:rsidP="00000000" w:rsidRDefault="00000000" w:rsidRPr="00000000" w14:paraId="000002BD">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2BE">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iTasker има опцията да преглежда история на фактурите си. Това става чрез избор на бутон ‘’Company’’, а след това Finance.</w:t>
      </w:r>
    </w:p>
    <w:p w:rsidR="00000000" w:rsidDel="00000000" w:rsidP="00000000" w:rsidRDefault="00000000" w:rsidRPr="00000000" w14:paraId="000002B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Визуализира се страница с история на фактурите.</w:t>
      </w:r>
    </w:p>
    <w:p w:rsidR="00000000" w:rsidDel="00000000" w:rsidP="00000000" w:rsidRDefault="00000000" w:rsidRPr="00000000" w14:paraId="000002C0">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C1">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1181100" cy="5276850"/>
            <wp:effectExtent b="25400" l="25400" r="25400" t="25400"/>
            <wp:docPr id="26" name="image17.png"/>
            <a:graphic>
              <a:graphicData uri="http://schemas.openxmlformats.org/drawingml/2006/picture">
                <pic:pic>
                  <pic:nvPicPr>
                    <pic:cNvPr id="0" name="image17.png"/>
                    <pic:cNvPicPr preferRelativeResize="0"/>
                  </pic:nvPicPr>
                  <pic:blipFill>
                    <a:blip r:embed="rId76"/>
                    <a:srcRect b="0" l="0" r="0" t="0"/>
                    <a:stretch>
                      <a:fillRect/>
                    </a:stretch>
                  </pic:blipFill>
                  <pic:spPr>
                    <a:xfrm>
                      <a:off x="0" y="0"/>
                      <a:ext cx="1181100" cy="527685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C2">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Чрез бутон ‘’Filter’’(вдясно) може да се филтрират фактурите, според техния статус. Той може да бъде:</w:t>
      </w:r>
    </w:p>
    <w:p w:rsidR="00000000" w:rsidDel="00000000" w:rsidP="00000000" w:rsidRDefault="00000000" w:rsidRPr="00000000" w14:paraId="000002C3">
      <w:pPr>
        <w:numPr>
          <w:ilvl w:val="0"/>
          <w:numId w:val="20"/>
        </w:numPr>
        <w:spacing w:line="276" w:lineRule="auto"/>
        <w:ind w:left="720" w:hanging="360"/>
        <w:jc w:val="both"/>
        <w:rPr>
          <w:i w:val="1"/>
          <w:iCs w:val="1"/>
          <w:sz w:val="26"/>
          <w:szCs w:val="26"/>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New</w:t>
      </w:r>
    </w:p>
    <w:p w:rsidR="00000000" w:rsidDel="00000000" w:rsidP="00000000" w:rsidRDefault="00000000" w:rsidRPr="00000000" w14:paraId="000002C4">
      <w:pPr>
        <w:numPr>
          <w:ilvl w:val="0"/>
          <w:numId w:val="20"/>
        </w:numPr>
        <w:spacing w:line="276" w:lineRule="auto"/>
        <w:ind w:left="720" w:hanging="360"/>
        <w:jc w:val="both"/>
        <w:rPr>
          <w:i w:val="1"/>
          <w:iCs w:val="1"/>
          <w:sz w:val="26"/>
          <w:szCs w:val="26"/>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Rejected</w:t>
      </w:r>
    </w:p>
    <w:p w:rsidR="00000000" w:rsidDel="00000000" w:rsidP="00000000" w:rsidRDefault="00000000" w:rsidRPr="00000000" w14:paraId="000002C5">
      <w:pPr>
        <w:numPr>
          <w:ilvl w:val="0"/>
          <w:numId w:val="20"/>
        </w:numPr>
        <w:spacing w:line="276" w:lineRule="auto"/>
        <w:ind w:left="720" w:hanging="360"/>
        <w:jc w:val="both"/>
        <w:rPr>
          <w:i w:val="1"/>
          <w:iCs w:val="1"/>
          <w:sz w:val="26"/>
          <w:szCs w:val="26"/>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Approved</w:t>
      </w:r>
    </w:p>
    <w:p w:rsidR="00000000" w:rsidDel="00000000" w:rsidP="00000000" w:rsidRDefault="00000000" w:rsidRPr="00000000" w14:paraId="000002C6">
      <w:pPr>
        <w:numPr>
          <w:ilvl w:val="0"/>
          <w:numId w:val="20"/>
        </w:numPr>
        <w:spacing w:line="276" w:lineRule="auto"/>
        <w:ind w:left="720" w:hanging="360"/>
        <w:jc w:val="both"/>
        <w:rPr>
          <w:i w:val="1"/>
          <w:iCs w:val="1"/>
          <w:sz w:val="26"/>
          <w:szCs w:val="26"/>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Paid</w:t>
      </w:r>
    </w:p>
    <w:p w:rsidR="00000000" w:rsidDel="00000000" w:rsidP="00000000" w:rsidRDefault="00000000" w:rsidRPr="00000000" w14:paraId="000002C7">
      <w:pPr>
        <w:numPr>
          <w:ilvl w:val="0"/>
          <w:numId w:val="20"/>
        </w:numPr>
        <w:spacing w:line="276" w:lineRule="auto"/>
        <w:ind w:left="720" w:hanging="360"/>
        <w:jc w:val="both"/>
        <w:rPr>
          <w:i w:val="1"/>
          <w:iCs w:val="1"/>
          <w:sz w:val="26"/>
          <w:szCs w:val="26"/>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Failed</w:t>
      </w:r>
    </w:p>
    <w:p w:rsidR="00000000" w:rsidDel="00000000" w:rsidP="00000000" w:rsidRDefault="00000000" w:rsidRPr="00000000" w14:paraId="000002C8">
      <w:pPr>
        <w:numPr>
          <w:ilvl w:val="0"/>
          <w:numId w:val="20"/>
        </w:numPr>
        <w:spacing w:line="276" w:lineRule="auto"/>
        <w:ind w:left="720" w:hanging="360"/>
        <w:jc w:val="both"/>
        <w:rPr>
          <w:i w:val="1"/>
          <w:iCs w:val="1"/>
          <w:sz w:val="26"/>
          <w:szCs w:val="26"/>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Refund</w:t>
      </w:r>
    </w:p>
    <w:p w:rsidR="00000000" w:rsidDel="00000000" w:rsidP="00000000" w:rsidRDefault="00000000" w:rsidRPr="00000000" w14:paraId="000002C9">
      <w:pPr>
        <w:numPr>
          <w:ilvl w:val="0"/>
          <w:numId w:val="20"/>
        </w:numPr>
        <w:spacing w:line="276" w:lineRule="auto"/>
        <w:ind w:left="720" w:hanging="360"/>
        <w:jc w:val="both"/>
        <w:rPr>
          <w:i w:val="1"/>
          <w:iCs w:val="1"/>
          <w:sz w:val="26"/>
          <w:szCs w:val="26"/>
        </w:rPr>
      </w:pPr>
      <w:r w:rsidDel="00000000" w:rsidR="00000000" w:rsidRPr="00000000">
        <w:rPr>
          <w:color w:val="38761d"/>
          <w:sz w:val="40"/>
          <w:szCs w:val="40"/>
          <w:u w:val="single"/>
          <w:rtl w:val="0"/>
          <w:rPrChange w:author="Nina Pavlova" w:id="2" w:date="2026-04-29T20:50:46Z">
            <w:rPr>
              <w:i w:val="1"/>
              <w:iCs w:val="1"/>
              <w:sz w:val="26"/>
              <w:szCs w:val="26"/>
            </w:rPr>
          </w:rPrChange>
        </w:rPr>
        <w:t xml:space="preserve">Suspend</w:t>
      </w:r>
    </w:p>
    <w:p w:rsidR="00000000" w:rsidDel="00000000" w:rsidP="00000000" w:rsidRDefault="00000000" w:rsidRPr="00000000" w14:paraId="000002CA">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Към всяка фактура има бутон ‘’Options’’, от който може да се прегледат детайлите по фактурата и задачата или да се отвори, и след това да се запише в *pdf.</w:t>
      </w:r>
    </w:p>
    <w:p w:rsidR="00000000" w:rsidDel="00000000" w:rsidP="00000000" w:rsidRDefault="00000000" w:rsidRPr="00000000" w14:paraId="000002CB">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CC">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g620z7j9syn8" w:id="36"/>
      <w:bookmarkEnd w:id="36"/>
      <w:r w:rsidDel="00000000" w:rsidR="00000000" w:rsidRPr="00000000">
        <w:rPr>
          <w:color w:val="38761d"/>
          <w:sz w:val="40"/>
          <w:szCs w:val="40"/>
          <w:u w:val="single"/>
          <w:rtl w:val="0"/>
          <w:rPrChange w:author="Nina Pavlova" w:id="2" w:date="2026-04-29T20:50:46Z">
            <w:rPr>
              <w:b w:val="1"/>
              <w:bCs w:val="1"/>
              <w:color w:val="0000ff"/>
            </w:rPr>
          </w:rPrChange>
        </w:rPr>
        <w:t xml:space="preserve">2.2.15 Детайли на </w:t>
      </w:r>
      <w:r w:rsidDel="00000000" w:rsidR="00000000" w:rsidRPr="00000000">
        <w:rPr>
          <w:color w:val="38761d"/>
          <w:sz w:val="40"/>
          <w:szCs w:val="40"/>
          <w:u w:val="single"/>
          <w:rtl w:val="0"/>
          <w:rPrChange w:author="Nina Pavlova" w:id="2" w:date="2026-04-29T20:50:46Z">
            <w:rPr>
              <w:b w:val="1"/>
              <w:bCs w:val="1"/>
              <w:color w:val="0000ff"/>
            </w:rPr>
          </w:rPrChange>
        </w:rPr>
        <w:t xml:space="preserve">таска</w:t>
      </w:r>
      <w:r w:rsidDel="00000000" w:rsidR="00000000" w:rsidRPr="00000000">
        <w:rPr>
          <w:color w:val="38761d"/>
          <w:sz w:val="40"/>
          <w:szCs w:val="40"/>
          <w:u w:val="single"/>
          <w:rtl w:val="0"/>
          <w:rPrChange w:author="Nina Pavlova" w:id="2" w:date="2026-04-29T20:50:46Z">
            <w:rPr>
              <w:b w:val="1"/>
              <w:bCs w:val="1"/>
              <w:color w:val="0000ff"/>
            </w:rPr>
          </w:rPrChange>
        </w:rPr>
        <w:t xml:space="preserve"> към фактура</w:t>
      </w:r>
    </w:p>
    <w:p w:rsidR="00000000" w:rsidDel="00000000" w:rsidP="00000000" w:rsidRDefault="00000000" w:rsidRPr="00000000" w14:paraId="000002C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2C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отваряне на меню Finance и избор на бутон ‘’Options’’ \Task Details към дадена фактура се отваря страница Task Details, съдържаща информация за </w:t>
      </w:r>
      <w:r w:rsidDel="00000000" w:rsidR="00000000" w:rsidRPr="00000000">
        <w:rPr>
          <w:color w:val="38761d"/>
          <w:sz w:val="40"/>
          <w:szCs w:val="40"/>
          <w:u w:val="single"/>
          <w:rtl w:val="0"/>
          <w:rPrChange w:author="Nina Pavlova" w:id="2" w:date="2026-04-29T20:50:46Z">
            <w:rPr>
              <w:sz w:val="26"/>
              <w:szCs w:val="26"/>
            </w:rPr>
          </w:rPrChange>
        </w:rPr>
        <w:t xml:space="preserve">таска</w:t>
      </w:r>
      <w:r w:rsidDel="00000000" w:rsidR="00000000" w:rsidRPr="00000000">
        <w:rPr>
          <w:color w:val="38761d"/>
          <w:sz w:val="40"/>
          <w:szCs w:val="40"/>
          <w:u w:val="single"/>
          <w:rtl w:val="0"/>
          <w:rPrChange w:author="Nina Pavlova" w:id="2" w:date="2026-04-29T20:50:46Z">
            <w:rPr>
              <w:sz w:val="26"/>
              <w:szCs w:val="26"/>
            </w:rPr>
          </w:rPrChange>
        </w:rPr>
        <w:t xml:space="preserve"> към, който се отнася фактурата.</w:t>
      </w:r>
    </w:p>
    <w:p w:rsidR="00000000" w:rsidDel="00000000" w:rsidP="00000000" w:rsidRDefault="00000000" w:rsidRPr="00000000" w14:paraId="000002C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4787900"/>
            <wp:effectExtent b="25400" l="25400" r="25400" t="25400"/>
            <wp:docPr id="58" name="image65.png"/>
            <a:graphic>
              <a:graphicData uri="http://schemas.openxmlformats.org/drawingml/2006/picture">
                <pic:pic>
                  <pic:nvPicPr>
                    <pic:cNvPr id="0" name="image65.png"/>
                    <pic:cNvPicPr preferRelativeResize="0"/>
                  </pic:nvPicPr>
                  <pic:blipFill>
                    <a:blip r:embed="rId77"/>
                    <a:srcRect b="0" l="0" r="0" t="0"/>
                    <a:stretch>
                      <a:fillRect/>
                    </a:stretch>
                  </pic:blipFill>
                  <pic:spPr>
                    <a:xfrm>
                      <a:off x="0" y="0"/>
                      <a:ext cx="5943600" cy="47879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D0">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Информацията включва:</w:t>
      </w:r>
    </w:p>
    <w:p w:rsidR="00000000" w:rsidDel="00000000" w:rsidP="00000000" w:rsidRDefault="00000000" w:rsidRPr="00000000" w14:paraId="000002D1">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Статус на задачата </w:t>
      </w:r>
    </w:p>
    <w:p w:rsidR="00000000" w:rsidDel="00000000" w:rsidP="00000000" w:rsidRDefault="00000000" w:rsidRPr="00000000" w14:paraId="000002D2">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Име на услугата</w:t>
      </w:r>
    </w:p>
    <w:p w:rsidR="00000000" w:rsidDel="00000000" w:rsidP="00000000" w:rsidRDefault="00000000" w:rsidRPr="00000000" w14:paraId="000002D3">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Дата на създаване </w:t>
      </w:r>
    </w:p>
    <w:p w:rsidR="00000000" w:rsidDel="00000000" w:rsidP="00000000" w:rsidRDefault="00000000" w:rsidRPr="00000000" w14:paraId="000002D4">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Вида на таска</w:t>
      </w:r>
    </w:p>
    <w:p w:rsidR="00000000" w:rsidDel="00000000" w:rsidP="00000000" w:rsidRDefault="00000000" w:rsidRPr="00000000" w14:paraId="000002D5">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Детайли, какво трябва да бъде свършено</w:t>
      </w:r>
    </w:p>
    <w:p w:rsidR="00000000" w:rsidDel="00000000" w:rsidP="00000000" w:rsidRDefault="00000000" w:rsidRPr="00000000" w14:paraId="000002D6">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Специални инструкции</w:t>
      </w:r>
    </w:p>
    <w:p w:rsidR="00000000" w:rsidDel="00000000" w:rsidP="00000000" w:rsidRDefault="00000000" w:rsidRPr="00000000" w14:paraId="000002D7">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Снимки</w:t>
      </w:r>
    </w:p>
    <w:p w:rsidR="00000000" w:rsidDel="00000000" w:rsidP="00000000" w:rsidRDefault="00000000" w:rsidRPr="00000000" w14:paraId="000002D8">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Секция с информация кой е клиента и бутон за изпращане на съобщения до него</w:t>
      </w:r>
    </w:p>
    <w:p w:rsidR="00000000" w:rsidDel="00000000" w:rsidP="00000000" w:rsidRDefault="00000000" w:rsidRPr="00000000" w14:paraId="000002D9">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Цена на услугата </w:t>
      </w:r>
    </w:p>
    <w:p w:rsidR="00000000" w:rsidDel="00000000" w:rsidP="00000000" w:rsidRDefault="00000000" w:rsidRPr="00000000" w14:paraId="000002DA">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Адрес, на който е извършена услугата</w:t>
      </w:r>
    </w:p>
    <w:p w:rsidR="00000000" w:rsidDel="00000000" w:rsidP="00000000" w:rsidRDefault="00000000" w:rsidRPr="00000000" w14:paraId="000002DB">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Уговорения час за изпълнение</w:t>
      </w:r>
    </w:p>
    <w:p w:rsidR="00000000" w:rsidDel="00000000" w:rsidP="00000000" w:rsidRDefault="00000000" w:rsidRPr="00000000" w14:paraId="000002DC">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Бутон ‘’See Details’’, препраща към страница Task requests, където се съдържа информация по кандидатствалите iTasker-и по този таск</w:t>
      </w:r>
    </w:p>
    <w:p w:rsidR="00000000" w:rsidDel="00000000" w:rsidP="00000000" w:rsidRDefault="00000000" w:rsidRPr="00000000" w14:paraId="000002DD">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Бутон ‘’See Invoice Details’’ препраща към страница Task Invoice, където се съдържа информация за фактурата по този таск</w:t>
      </w:r>
    </w:p>
    <w:p w:rsidR="00000000" w:rsidDel="00000000" w:rsidP="00000000" w:rsidRDefault="00000000" w:rsidRPr="00000000" w14:paraId="000002DE">
      <w:pPr>
        <w:numPr>
          <w:ilvl w:val="0"/>
          <w:numId w:val="49"/>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Секция Activity показва активността по задачата </w:t>
      </w:r>
    </w:p>
    <w:p w:rsidR="00000000" w:rsidDel="00000000" w:rsidP="00000000" w:rsidRDefault="00000000" w:rsidRPr="00000000" w14:paraId="000002DF">
      <w:pPr>
        <w:pStyle w:val="Heading3"/>
        <w:keepNext w:val="0"/>
        <w:keepLines w:val="0"/>
        <w:spacing w:after="0" w:before="0" w:line="288" w:lineRule="auto"/>
        <w:jc w:val="both"/>
        <w:rPr>
          <w:color w:val="38761d"/>
          <w:sz w:val="40"/>
          <w:szCs w:val="40"/>
          <w:u w:val="single"/>
          <w:rPrChange w:author="Nina Pavlova" w:id="2" w:date="2026-04-29T20:50:46Z">
            <w:rPr>
              <w:color w:val="212529"/>
              <w:sz w:val="26"/>
              <w:szCs w:val="26"/>
              <w:u w:val="single"/>
            </w:rPr>
          </w:rPrChange>
        </w:rPr>
      </w:pPr>
      <w:bookmarkStart w:colFirst="0" w:colLast="0" w:name="_ucneeqhsnqwl" w:id="37"/>
      <w:bookmarkEnd w:id="37"/>
      <w:r w:rsidDel="00000000" w:rsidR="00000000" w:rsidRPr="00000000">
        <w:rPr>
          <w:rtl w:val="0"/>
        </w:rPr>
      </w:r>
    </w:p>
    <w:p w:rsidR="00000000" w:rsidDel="00000000" w:rsidP="00000000" w:rsidRDefault="00000000" w:rsidRPr="00000000" w14:paraId="000002E0">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t60bpn5cyjjf" w:id="38"/>
      <w:bookmarkEnd w:id="38"/>
      <w:r w:rsidDel="00000000" w:rsidR="00000000" w:rsidRPr="00000000">
        <w:rPr>
          <w:color w:val="38761d"/>
          <w:sz w:val="40"/>
          <w:szCs w:val="40"/>
          <w:u w:val="single"/>
          <w:rtl w:val="0"/>
          <w:rPrChange w:author="Nina Pavlova" w:id="2" w:date="2026-04-29T20:50:46Z">
            <w:rPr>
              <w:b w:val="1"/>
              <w:bCs w:val="1"/>
              <w:color w:val="0000ff"/>
            </w:rPr>
          </w:rPrChange>
        </w:rPr>
        <w:t xml:space="preserve">2.2.16 Нотификации към iTasker</w:t>
      </w:r>
    </w:p>
    <w:p w:rsidR="00000000" w:rsidDel="00000000" w:rsidP="00000000" w:rsidRDefault="00000000" w:rsidRPr="00000000" w14:paraId="000002E1">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2E2">
      <w:pPr>
        <w:spacing w:line="276" w:lineRule="auto"/>
        <w:jc w:val="both"/>
        <w:rPr>
          <w:color w:val="38761d"/>
          <w:sz w:val="40"/>
          <w:szCs w:val="40"/>
          <w:u w:val="single"/>
          <w:rPrChange w:author="Nina Pavlova" w:id="2" w:date="2026-04-29T20:50:46Z">
            <w:rPr>
              <w:color w:val="38761d"/>
              <w:sz w:val="32"/>
              <w:szCs w:val="32"/>
              <w:u w:val="single"/>
            </w:rPr>
          </w:rPrChange>
        </w:rPr>
      </w:pPr>
      <w:r w:rsidDel="00000000" w:rsidR="00000000" w:rsidRPr="00000000">
        <w:rPr>
          <w:color w:val="38761d"/>
          <w:sz w:val="40"/>
          <w:szCs w:val="40"/>
          <w:u w:val="single"/>
          <w:rPrChange w:author="Nina Pavlova" w:id="2" w:date="2026-04-29T20:50:46Z">
            <w:rPr>
              <w:color w:val="38761d"/>
              <w:sz w:val="32"/>
              <w:szCs w:val="32"/>
              <w:u w:val="single"/>
            </w:rPr>
          </w:rPrChange>
        </w:rPr>
        <w:drawing>
          <wp:inline distB="114300" distT="114300" distL="114300" distR="114300">
            <wp:extent cx="2452688" cy="2092737"/>
            <wp:effectExtent b="25400" l="25400" r="25400" t="25400"/>
            <wp:docPr id="76" name="image62.png"/>
            <a:graphic>
              <a:graphicData uri="http://schemas.openxmlformats.org/drawingml/2006/picture">
                <pic:pic>
                  <pic:nvPicPr>
                    <pic:cNvPr id="0" name="image62.png"/>
                    <pic:cNvPicPr preferRelativeResize="0"/>
                  </pic:nvPicPr>
                  <pic:blipFill>
                    <a:blip r:embed="rId78"/>
                    <a:srcRect b="0" l="0" r="0" t="0"/>
                    <a:stretch>
                      <a:fillRect/>
                    </a:stretch>
                  </pic:blipFill>
                  <pic:spPr>
                    <a:xfrm>
                      <a:off x="0" y="0"/>
                      <a:ext cx="2452688" cy="2092737"/>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E3">
      <w:pPr>
        <w:spacing w:line="276" w:lineRule="auto"/>
        <w:jc w:val="both"/>
        <w:rPr>
          <w:color w:val="38761d"/>
          <w:sz w:val="40"/>
          <w:szCs w:val="40"/>
          <w:u w:val="single"/>
          <w:rPrChange w:author="Nina Pavlova" w:id="2" w:date="2026-04-29T20:50:46Z">
            <w:rPr>
              <w:color w:val="38761d"/>
              <w:sz w:val="30"/>
              <w:szCs w:val="30"/>
              <w:u w:val="single"/>
            </w:rPr>
          </w:rPrChange>
        </w:rPr>
      </w:pPr>
      <w:r w:rsidDel="00000000" w:rsidR="00000000" w:rsidRPr="00000000">
        <w:rPr>
          <w:rtl w:val="0"/>
        </w:rPr>
      </w:r>
    </w:p>
    <w:p w:rsidR="00000000" w:rsidDel="00000000" w:rsidP="00000000" w:rsidRDefault="00000000" w:rsidRPr="00000000" w14:paraId="000002E4">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За да достъпи получените нотификации iTasker-a трябва да избере “камбанката”, след което се отварят известията, които могат да бъдат прегледани едно по едно. След като се избере дадено известие, то се маркира като прочетено. Известията, които не са прочетени се включват в брояча над “камбанката”.</w:t>
      </w:r>
    </w:p>
    <w:p w:rsidR="00000000" w:rsidDel="00000000" w:rsidP="00000000" w:rsidRDefault="00000000" w:rsidRPr="00000000" w14:paraId="000002E5">
      <w:pPr>
        <w:spacing w:line="276" w:lineRule="auto"/>
        <w:jc w:val="both"/>
        <w:rPr>
          <w:color w:val="38761d"/>
          <w:sz w:val="40"/>
          <w:szCs w:val="40"/>
          <w:u w:val="single"/>
          <w:rPrChange w:author="Nina Pavlova" w:id="2" w:date="2026-04-29T20:50:46Z">
            <w:rPr>
              <w:color w:val="ff1f35"/>
              <w:sz w:val="26"/>
              <w:szCs w:val="26"/>
            </w:rPr>
          </w:rPrChange>
        </w:rPr>
      </w:pPr>
      <w:r w:rsidDel="00000000" w:rsidR="00000000" w:rsidRPr="00000000">
        <w:rPr>
          <w:rtl w:val="0"/>
        </w:rPr>
      </w:r>
    </w:p>
    <w:p w:rsidR="00000000" w:rsidDel="00000000" w:rsidP="00000000" w:rsidRDefault="00000000" w:rsidRPr="00000000" w14:paraId="000002E6">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kvkyg769g97z" w:id="39"/>
      <w:bookmarkEnd w:id="39"/>
      <w:r w:rsidDel="00000000" w:rsidR="00000000" w:rsidRPr="00000000">
        <w:rPr>
          <w:color w:val="38761d"/>
          <w:sz w:val="40"/>
          <w:szCs w:val="40"/>
          <w:u w:val="single"/>
          <w:rtl w:val="0"/>
          <w:rPrChange w:author="Nina Pavlova" w:id="2" w:date="2026-04-29T20:50:46Z">
            <w:rPr>
              <w:b w:val="1"/>
              <w:bCs w:val="1"/>
              <w:color w:val="0000ff"/>
            </w:rPr>
          </w:rPrChange>
        </w:rPr>
        <w:t xml:space="preserve">2.2.17 Редактиране на iTasker-ски профил</w:t>
      </w:r>
    </w:p>
    <w:p w:rsidR="00000000" w:rsidDel="00000000" w:rsidP="00000000" w:rsidRDefault="00000000" w:rsidRPr="00000000" w14:paraId="000002E7">
      <w:pPr>
        <w:spacing w:line="276" w:lineRule="auto"/>
        <w:jc w:val="both"/>
        <w:rPr>
          <w:color w:val="38761d"/>
          <w:sz w:val="40"/>
          <w:szCs w:val="40"/>
          <w:u w:val="single"/>
          <w:rPrChange w:author="Nina Pavlova" w:id="2" w:date="2026-04-29T20:50:46Z">
            <w:rPr>
              <w:color w:val="38761d"/>
              <w:sz w:val="28"/>
              <w:szCs w:val="28"/>
              <w:highlight w:val="green"/>
              <w:u w:val="single"/>
            </w:rPr>
          </w:rPrChange>
        </w:rPr>
      </w:pPr>
      <w:r w:rsidDel="00000000" w:rsidR="00000000" w:rsidRPr="00000000">
        <w:rPr>
          <w:rtl w:val="0"/>
        </w:rPr>
      </w:r>
    </w:p>
    <w:p w:rsidR="00000000" w:rsidDel="00000000" w:rsidP="00000000" w:rsidRDefault="00000000" w:rsidRPr="00000000" w14:paraId="000002E8">
      <w:pPr>
        <w:spacing w:line="276" w:lineRule="auto"/>
        <w:jc w:val="both"/>
        <w:rPr>
          <w:color w:val="38761d"/>
          <w:sz w:val="40"/>
          <w:szCs w:val="40"/>
          <w:u w:val="single"/>
          <w:rPrChange w:author="Nina Pavlova" w:id="2" w:date="2026-04-29T20:50:46Z">
            <w:rPr>
              <w:color w:val="212529"/>
              <w:sz w:val="34"/>
              <w:szCs w:val="34"/>
            </w:rPr>
          </w:rPrChange>
        </w:rPr>
      </w:pPr>
      <w:r w:rsidDel="00000000" w:rsidR="00000000" w:rsidRPr="00000000">
        <w:rPr>
          <w:color w:val="38761d"/>
          <w:sz w:val="40"/>
          <w:szCs w:val="40"/>
          <w:u w:val="single"/>
          <w:rPrChange w:author="Nina Pavlova" w:id="2" w:date="2026-04-29T20:50:46Z">
            <w:rPr>
              <w:color w:val="212529"/>
              <w:sz w:val="34"/>
              <w:szCs w:val="34"/>
            </w:rPr>
          </w:rPrChange>
        </w:rPr>
        <w:drawing>
          <wp:inline distB="114300" distT="114300" distL="114300" distR="114300">
            <wp:extent cx="1443038" cy="1422423"/>
            <wp:effectExtent b="25400" l="25400" r="25400" t="25400"/>
            <wp:docPr id="100" name="image91.png"/>
            <a:graphic>
              <a:graphicData uri="http://schemas.openxmlformats.org/drawingml/2006/picture">
                <pic:pic>
                  <pic:nvPicPr>
                    <pic:cNvPr id="0" name="image91.png"/>
                    <pic:cNvPicPr preferRelativeResize="0"/>
                  </pic:nvPicPr>
                  <pic:blipFill>
                    <a:blip r:embed="rId79"/>
                    <a:srcRect b="0" l="0" r="0" t="0"/>
                    <a:stretch>
                      <a:fillRect/>
                    </a:stretch>
                  </pic:blipFill>
                  <pic:spPr>
                    <a:xfrm>
                      <a:off x="0" y="0"/>
                      <a:ext cx="1443038" cy="1422423"/>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E9">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бутона с потребителското име, на iTasker-а му се визуализира падащо меню със секции:</w:t>
      </w:r>
    </w:p>
    <w:p w:rsidR="00000000" w:rsidDel="00000000" w:rsidP="00000000" w:rsidRDefault="00000000" w:rsidRPr="00000000" w14:paraId="000002EA">
      <w:pPr>
        <w:numPr>
          <w:ilvl w:val="0"/>
          <w:numId w:val="8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Profile</w:t>
      </w:r>
    </w:p>
    <w:p w:rsidR="00000000" w:rsidDel="00000000" w:rsidP="00000000" w:rsidRDefault="00000000" w:rsidRPr="00000000" w14:paraId="000002EB">
      <w:pPr>
        <w:numPr>
          <w:ilvl w:val="0"/>
          <w:numId w:val="8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Preferences</w:t>
      </w:r>
    </w:p>
    <w:p w:rsidR="00000000" w:rsidDel="00000000" w:rsidP="00000000" w:rsidRDefault="00000000" w:rsidRPr="00000000" w14:paraId="000002EC">
      <w:pPr>
        <w:numPr>
          <w:ilvl w:val="0"/>
          <w:numId w:val="8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Log out</w:t>
      </w:r>
      <w:r w:rsidDel="00000000" w:rsidR="00000000" w:rsidRPr="00000000">
        <w:rPr>
          <w:rtl w:val="0"/>
        </w:rPr>
      </w:r>
    </w:p>
    <w:p w:rsidR="00000000" w:rsidDel="00000000" w:rsidP="00000000" w:rsidRDefault="00000000" w:rsidRPr="00000000" w14:paraId="000002ED">
      <w:pPr>
        <w:pStyle w:val="Heading4"/>
        <w:spacing w:after="0" w:before="0" w:line="276" w:lineRule="auto"/>
        <w:jc w:val="both"/>
        <w:rPr>
          <w:color w:val="38761d"/>
          <w:sz w:val="40"/>
          <w:szCs w:val="40"/>
          <w:u w:val="single"/>
          <w:rPrChange w:author="Nina Pavlova" w:id="2" w:date="2026-04-29T20:50:46Z">
            <w:rPr>
              <w:color w:val="0000ff"/>
              <w:sz w:val="28"/>
              <w:szCs w:val="28"/>
              <w:u w:val="single"/>
            </w:rPr>
          </w:rPrChange>
        </w:rPr>
      </w:pPr>
      <w:bookmarkStart w:colFirst="0" w:colLast="0" w:name="_wh9zgm47tgr1" w:id="40"/>
      <w:bookmarkEnd w:id="40"/>
      <w:r w:rsidDel="00000000" w:rsidR="00000000" w:rsidRPr="00000000">
        <w:rPr>
          <w:rtl w:val="0"/>
        </w:rPr>
      </w:r>
    </w:p>
    <w:p w:rsidR="00000000" w:rsidDel="00000000" w:rsidP="00000000" w:rsidRDefault="00000000" w:rsidRPr="00000000" w14:paraId="000002EE">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b2zleo68idte" w:id="41"/>
      <w:bookmarkEnd w:id="41"/>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2.2.17.1 Profile</w:t>
      </w:r>
    </w:p>
    <w:p w:rsidR="00000000" w:rsidDel="00000000" w:rsidP="00000000" w:rsidRDefault="00000000" w:rsidRPr="00000000" w14:paraId="000002EF">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4308094" cy="2588999"/>
            <wp:effectExtent b="25400" l="25400" r="25400" t="25400"/>
            <wp:docPr id="167" name="image151.png"/>
            <a:graphic>
              <a:graphicData uri="http://schemas.openxmlformats.org/drawingml/2006/picture">
                <pic:pic>
                  <pic:nvPicPr>
                    <pic:cNvPr id="0" name="image151.png"/>
                    <pic:cNvPicPr preferRelativeResize="0"/>
                  </pic:nvPicPr>
                  <pic:blipFill>
                    <a:blip r:embed="rId80"/>
                    <a:srcRect b="0" l="0" r="0" t="0"/>
                    <a:stretch>
                      <a:fillRect/>
                    </a:stretch>
                  </pic:blipFill>
                  <pic:spPr>
                    <a:xfrm>
                      <a:off x="0" y="0"/>
                      <a:ext cx="4308094" cy="2588999"/>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2F0">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w:t>
      </w:r>
      <w:r w:rsidDel="00000000" w:rsidR="00000000" w:rsidRPr="00000000">
        <w:rPr>
          <w:color w:val="38761d"/>
          <w:sz w:val="40"/>
          <w:szCs w:val="40"/>
          <w:u w:val="single"/>
          <w:rtl w:val="0"/>
          <w:rPrChange w:author="Nina Pavlova" w:id="2" w:date="2026-04-29T20:50:46Z">
            <w:rPr>
              <w:b w:val="1"/>
              <w:bCs w:val="1"/>
              <w:sz w:val="26"/>
              <w:szCs w:val="26"/>
            </w:rPr>
          </w:rPrChange>
        </w:rPr>
        <w:t xml:space="preserve">Profile</w:t>
      </w:r>
      <w:r w:rsidDel="00000000" w:rsidR="00000000" w:rsidRPr="00000000">
        <w:rPr>
          <w:color w:val="38761d"/>
          <w:sz w:val="40"/>
          <w:szCs w:val="40"/>
          <w:u w:val="single"/>
          <w:rtl w:val="0"/>
          <w:rPrChange w:author="Nina Pavlova" w:id="2" w:date="2026-04-29T20:50:46Z">
            <w:rPr>
              <w:sz w:val="26"/>
              <w:szCs w:val="26"/>
            </w:rPr>
          </w:rPrChange>
        </w:rPr>
        <w:t xml:space="preserve">  се отваря страница с полета за редактиране и допълване на профила от потребителя-iTasker. Полетата са разделени в три секции:</w:t>
      </w:r>
    </w:p>
    <w:p w:rsidR="00000000" w:rsidDel="00000000" w:rsidP="00000000" w:rsidRDefault="00000000" w:rsidRPr="00000000" w14:paraId="000002F1">
      <w:pPr>
        <w:numPr>
          <w:ilvl w:val="0"/>
          <w:numId w:val="4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First name </w:t>
      </w:r>
    </w:p>
    <w:p w:rsidR="00000000" w:rsidDel="00000000" w:rsidP="00000000" w:rsidRDefault="00000000" w:rsidRPr="00000000" w14:paraId="000002F2">
      <w:pPr>
        <w:numPr>
          <w:ilvl w:val="0"/>
          <w:numId w:val="4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Last name</w:t>
      </w:r>
    </w:p>
    <w:p w:rsidR="00000000" w:rsidDel="00000000" w:rsidP="00000000" w:rsidRDefault="00000000" w:rsidRPr="00000000" w14:paraId="000002F3">
      <w:pPr>
        <w:numPr>
          <w:ilvl w:val="0"/>
          <w:numId w:val="4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E-mail</w:t>
      </w:r>
    </w:p>
    <w:p w:rsidR="00000000" w:rsidDel="00000000" w:rsidP="00000000" w:rsidRDefault="00000000" w:rsidRPr="00000000" w14:paraId="000002F4">
      <w:pPr>
        <w:numPr>
          <w:ilvl w:val="0"/>
          <w:numId w:val="4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Phone number</w:t>
      </w:r>
    </w:p>
    <w:p w:rsidR="00000000" w:rsidDel="00000000" w:rsidP="00000000" w:rsidRDefault="00000000" w:rsidRPr="00000000" w14:paraId="000002F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промяна, потребителят трябва да запази промените с бутона “Save changes”.</w:t>
      </w:r>
    </w:p>
    <w:p w:rsidR="00000000" w:rsidDel="00000000" w:rsidP="00000000" w:rsidRDefault="00000000" w:rsidRPr="00000000" w14:paraId="000002F6">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Полета за промяна на паролата:</w:t>
      </w:r>
    </w:p>
    <w:p w:rsidR="00000000" w:rsidDel="00000000" w:rsidP="00000000" w:rsidRDefault="00000000" w:rsidRPr="00000000" w14:paraId="000002F7">
      <w:pPr>
        <w:numPr>
          <w:ilvl w:val="0"/>
          <w:numId w:val="5"/>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New password</w:t>
      </w:r>
    </w:p>
    <w:p w:rsidR="00000000" w:rsidDel="00000000" w:rsidP="00000000" w:rsidRDefault="00000000" w:rsidRPr="00000000" w14:paraId="000002F8">
      <w:pPr>
        <w:numPr>
          <w:ilvl w:val="0"/>
          <w:numId w:val="5"/>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New password(confirm)</w:t>
      </w:r>
    </w:p>
    <w:p w:rsidR="00000000" w:rsidDel="00000000" w:rsidP="00000000" w:rsidRDefault="00000000" w:rsidRPr="00000000" w14:paraId="000002F9">
      <w:pPr>
        <w:numPr>
          <w:ilvl w:val="0"/>
          <w:numId w:val="5"/>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Current password</w:t>
      </w:r>
    </w:p>
    <w:p w:rsidR="00000000" w:rsidDel="00000000" w:rsidP="00000000" w:rsidRDefault="00000000" w:rsidRPr="00000000" w14:paraId="000002FA">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промяна, потребителят трябва да запази промените с бутон “Save password”.</w:t>
      </w:r>
    </w:p>
    <w:p w:rsidR="00000000" w:rsidDel="00000000" w:rsidP="00000000" w:rsidRDefault="00000000" w:rsidRPr="00000000" w14:paraId="000002FB">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rtl w:val="0"/>
        </w:rPr>
      </w:r>
    </w:p>
    <w:p w:rsidR="00000000" w:rsidDel="00000000" w:rsidP="00000000" w:rsidRDefault="00000000" w:rsidRPr="00000000" w14:paraId="000002FC">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Полета за промяна на адреса:</w:t>
      </w:r>
    </w:p>
    <w:p w:rsidR="00000000" w:rsidDel="00000000" w:rsidP="00000000" w:rsidRDefault="00000000" w:rsidRPr="00000000" w14:paraId="000002FD">
      <w:pPr>
        <w:numPr>
          <w:ilvl w:val="0"/>
          <w:numId w:val="2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Address + бутон Map</w:t>
      </w:r>
    </w:p>
    <w:p w:rsidR="00000000" w:rsidDel="00000000" w:rsidP="00000000" w:rsidRDefault="00000000" w:rsidRPr="00000000" w14:paraId="000002FE">
      <w:pPr>
        <w:numPr>
          <w:ilvl w:val="0"/>
          <w:numId w:val="21"/>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Zip\Postal code</w:t>
      </w:r>
    </w:p>
    <w:p w:rsidR="00000000" w:rsidDel="00000000" w:rsidP="00000000" w:rsidRDefault="00000000" w:rsidRPr="00000000" w14:paraId="000002F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промяна, потребителят трябва да запази промените с бутон “Save changes”.</w:t>
      </w:r>
    </w:p>
    <w:p w:rsidR="00000000" w:rsidDel="00000000" w:rsidP="00000000" w:rsidRDefault="00000000" w:rsidRPr="00000000" w14:paraId="00000300">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Падащо меню за промяна на Main Service Category.</w:t>
      </w:r>
    </w:p>
    <w:p w:rsidR="00000000" w:rsidDel="00000000" w:rsidP="00000000" w:rsidRDefault="00000000" w:rsidRPr="00000000" w14:paraId="00000301">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Секция с Business information, която не може да се редактира.</w:t>
      </w:r>
    </w:p>
    <w:p w:rsidR="00000000" w:rsidDel="00000000" w:rsidP="00000000" w:rsidRDefault="00000000" w:rsidRPr="00000000" w14:paraId="00000302">
      <w:pPr>
        <w:spacing w:line="276" w:lineRule="auto"/>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303">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embny8g3h5ni" w:id="42"/>
      <w:bookmarkEnd w:id="42"/>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2.2.17.2 Preferences</w:t>
      </w:r>
    </w:p>
    <w:p w:rsidR="00000000" w:rsidDel="00000000" w:rsidP="00000000" w:rsidRDefault="00000000" w:rsidRPr="00000000" w14:paraId="0000030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w:t>
      </w:r>
      <w:r w:rsidDel="00000000" w:rsidR="00000000" w:rsidRPr="00000000">
        <w:rPr>
          <w:color w:val="38761d"/>
          <w:sz w:val="40"/>
          <w:szCs w:val="40"/>
          <w:u w:val="single"/>
          <w:rtl w:val="0"/>
          <w:rPrChange w:author="Nina Pavlova" w:id="2" w:date="2026-04-29T20:50:46Z">
            <w:rPr>
              <w:b w:val="1"/>
              <w:bCs w:val="1"/>
              <w:sz w:val="26"/>
              <w:szCs w:val="26"/>
            </w:rPr>
          </w:rPrChange>
        </w:rPr>
        <w:t xml:space="preserve">Preferences</w:t>
      </w:r>
      <w:r w:rsidDel="00000000" w:rsidR="00000000" w:rsidRPr="00000000">
        <w:rPr>
          <w:color w:val="38761d"/>
          <w:sz w:val="40"/>
          <w:szCs w:val="40"/>
          <w:u w:val="single"/>
          <w:rtl w:val="0"/>
          <w:rPrChange w:author="Nina Pavlova" w:id="2" w:date="2026-04-29T20:50:46Z">
            <w:rPr>
              <w:sz w:val="26"/>
              <w:szCs w:val="26"/>
            </w:rPr>
          </w:rPrChange>
        </w:rPr>
        <w:t xml:space="preserve"> потребителя вижда страница за редактиране с предпочитания за нотификациите от системата с клик бутон за включване и изключване на дадената нотификация.</w:t>
      </w:r>
    </w:p>
    <w:p w:rsidR="00000000" w:rsidDel="00000000" w:rsidP="00000000" w:rsidRDefault="00000000" w:rsidRPr="00000000" w14:paraId="00000305">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06">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Първата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Chat messages receiving</w:t>
      </w:r>
    </w:p>
    <w:p w:rsidR="00000000" w:rsidDel="00000000" w:rsidP="00000000" w:rsidRDefault="00000000" w:rsidRPr="00000000" w14:paraId="0000030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Тя включва нотификациите на чат функционалността.</w:t>
      </w:r>
    </w:p>
    <w:p w:rsidR="00000000" w:rsidDel="00000000" w:rsidP="00000000" w:rsidRDefault="00000000" w:rsidRPr="00000000" w14:paraId="0000030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09">
      <w:pPr>
        <w:numPr>
          <w:ilvl w:val="0"/>
          <w:numId w:val="6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Email -  тази настройка контролира дали iTasker-a трябва да получава нотификации на имейл, ако има ново съобщение в чата.</w:t>
      </w:r>
    </w:p>
    <w:p w:rsidR="00000000" w:rsidDel="00000000" w:rsidP="00000000" w:rsidRDefault="00000000" w:rsidRPr="00000000" w14:paraId="0000030A">
      <w:pPr>
        <w:numPr>
          <w:ilvl w:val="0"/>
          <w:numId w:val="6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контролира дали iTaker-a да получава “Push” нотификация на телефона, ако има ново съобщение в чата.</w:t>
      </w:r>
    </w:p>
    <w:p w:rsidR="00000000" w:rsidDel="00000000" w:rsidP="00000000" w:rsidRDefault="00000000" w:rsidRPr="00000000" w14:paraId="0000030B">
      <w:pPr>
        <w:numPr>
          <w:ilvl w:val="0"/>
          <w:numId w:val="64"/>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добавя звук към нотификацията при получаване на съобщение </w:t>
      </w:r>
    </w:p>
    <w:p w:rsidR="00000000" w:rsidDel="00000000" w:rsidP="00000000" w:rsidRDefault="00000000" w:rsidRPr="00000000" w14:paraId="0000030C">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548313" cy="1885004"/>
            <wp:effectExtent b="25400" l="25400" r="25400" t="25400"/>
            <wp:docPr id="38" name="image44.png"/>
            <a:graphic>
              <a:graphicData uri="http://schemas.openxmlformats.org/drawingml/2006/picture">
                <pic:pic>
                  <pic:nvPicPr>
                    <pic:cNvPr id="0" name="image44.png"/>
                    <pic:cNvPicPr preferRelativeResize="0"/>
                  </pic:nvPicPr>
                  <pic:blipFill>
                    <a:blip r:embed="rId81"/>
                    <a:srcRect b="0" l="0" r="0" t="0"/>
                    <a:stretch>
                      <a:fillRect/>
                    </a:stretch>
                  </pic:blipFill>
                  <pic:spPr>
                    <a:xfrm>
                      <a:off x="0" y="0"/>
                      <a:ext cx="5548313" cy="1885004"/>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0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0E">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Втората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New Suitable Tasks Appeared</w:t>
      </w:r>
    </w:p>
    <w:p w:rsidR="00000000" w:rsidDel="00000000" w:rsidP="00000000" w:rsidRDefault="00000000" w:rsidRPr="00000000" w14:paraId="0000030F">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Email -  тази настройка контролира дали iTasker-a трябва да получава нотификации на имейл, когато е създаден нов подходящ таск</w:t>
      </w:r>
    </w:p>
    <w:p w:rsidR="00000000" w:rsidDel="00000000" w:rsidP="00000000" w:rsidRDefault="00000000" w:rsidRPr="00000000" w14:paraId="00000310">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контролира дали iTasker-a да получава “Push” нотификация на телефона,когато е създаден нов подходящ таск</w:t>
      </w:r>
    </w:p>
    <w:p w:rsidR="00000000" w:rsidDel="00000000" w:rsidP="00000000" w:rsidRDefault="00000000" w:rsidRPr="00000000" w14:paraId="00000311">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добавя звук към нотификацията </w:t>
      </w:r>
    </w:p>
    <w:p w:rsidR="00000000" w:rsidDel="00000000" w:rsidP="00000000" w:rsidRDefault="00000000" w:rsidRPr="00000000" w14:paraId="00000312">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2057400"/>
            <wp:effectExtent b="25400" l="25400" r="25400" t="25400"/>
            <wp:docPr id="42" name="image39.png"/>
            <a:graphic>
              <a:graphicData uri="http://schemas.openxmlformats.org/drawingml/2006/picture">
                <pic:pic>
                  <pic:nvPicPr>
                    <pic:cNvPr id="0" name="image39.png"/>
                    <pic:cNvPicPr preferRelativeResize="0"/>
                  </pic:nvPicPr>
                  <pic:blipFill>
                    <a:blip r:embed="rId82"/>
                    <a:srcRect b="0" l="0" r="0" t="0"/>
                    <a:stretch>
                      <a:fillRect/>
                    </a:stretch>
                  </pic:blipFill>
                  <pic:spPr>
                    <a:xfrm>
                      <a:off x="0" y="0"/>
                      <a:ext cx="5943600" cy="2057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13">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14">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Третата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New Requested by Client Tasks</w:t>
      </w:r>
    </w:p>
    <w:p w:rsidR="00000000" w:rsidDel="00000000" w:rsidP="00000000" w:rsidRDefault="00000000" w:rsidRPr="00000000" w14:paraId="00000315">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Email -  тази настройка контролира дали iTasker-a трябва да получава нотификации на имейл, когато нов таск е поискан от клиента</w:t>
      </w:r>
    </w:p>
    <w:p w:rsidR="00000000" w:rsidDel="00000000" w:rsidP="00000000" w:rsidRDefault="00000000" w:rsidRPr="00000000" w14:paraId="00000316">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контролира дали iTasker-a да получава “Push” нотификация на телефона,когато нов таск е поискан от клиента</w:t>
      </w:r>
    </w:p>
    <w:p w:rsidR="00000000" w:rsidDel="00000000" w:rsidP="00000000" w:rsidRDefault="00000000" w:rsidRPr="00000000" w14:paraId="00000317">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добавя звук към нотификацията </w:t>
      </w:r>
    </w:p>
    <w:p w:rsidR="00000000" w:rsidDel="00000000" w:rsidP="00000000" w:rsidRDefault="00000000" w:rsidRPr="00000000" w14:paraId="0000031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1498600"/>
            <wp:effectExtent b="25400" l="25400" r="25400" t="25400"/>
            <wp:docPr id="15" name="image52.png"/>
            <a:graphic>
              <a:graphicData uri="http://schemas.openxmlformats.org/drawingml/2006/picture">
                <pic:pic>
                  <pic:nvPicPr>
                    <pic:cNvPr id="0" name="image52.png"/>
                    <pic:cNvPicPr preferRelativeResize="0"/>
                  </pic:nvPicPr>
                  <pic:blipFill>
                    <a:blip r:embed="rId83"/>
                    <a:srcRect b="0" l="0" r="0" t="0"/>
                    <a:stretch>
                      <a:fillRect/>
                    </a:stretch>
                  </pic:blipFill>
                  <pic:spPr>
                    <a:xfrm>
                      <a:off x="0" y="0"/>
                      <a:ext cx="5943600" cy="1498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19">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 </w:t>
      </w:r>
    </w:p>
    <w:p w:rsidR="00000000" w:rsidDel="00000000" w:rsidP="00000000" w:rsidRDefault="00000000" w:rsidRPr="00000000" w14:paraId="0000031A">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Четвъртата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Task Hired</w:t>
      </w:r>
      <w:r w:rsidDel="00000000" w:rsidR="00000000" w:rsidRPr="00000000">
        <w:rPr>
          <w:rtl w:val="0"/>
        </w:rPr>
      </w:r>
    </w:p>
    <w:p w:rsidR="00000000" w:rsidDel="00000000" w:rsidP="00000000" w:rsidRDefault="00000000" w:rsidRPr="00000000" w14:paraId="0000031B">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контролира дали iTasker-a да получава “Push” нотификация на телефона,когато клиента го е наел за да извърши даден таск</w:t>
      </w:r>
    </w:p>
    <w:p w:rsidR="00000000" w:rsidDel="00000000" w:rsidP="00000000" w:rsidRDefault="00000000" w:rsidRPr="00000000" w14:paraId="0000031C">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добавя звук към нотификацията </w:t>
      </w:r>
    </w:p>
    <w:p w:rsidR="00000000" w:rsidDel="00000000" w:rsidP="00000000" w:rsidRDefault="00000000" w:rsidRPr="00000000" w14:paraId="0000031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1028700"/>
            <wp:effectExtent b="25400" l="25400" r="25400" t="25400"/>
            <wp:docPr id="5" name="image3.png"/>
            <a:graphic>
              <a:graphicData uri="http://schemas.openxmlformats.org/drawingml/2006/picture">
                <pic:pic>
                  <pic:nvPicPr>
                    <pic:cNvPr id="0" name="image3.png"/>
                    <pic:cNvPicPr preferRelativeResize="0"/>
                  </pic:nvPicPr>
                  <pic:blipFill>
                    <a:blip r:embed="rId84"/>
                    <a:srcRect b="0" l="0" r="0" t="0"/>
                    <a:stretch>
                      <a:fillRect/>
                    </a:stretch>
                  </pic:blipFill>
                  <pic:spPr>
                    <a:xfrm>
                      <a:off x="0" y="0"/>
                      <a:ext cx="5943600" cy="10287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1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1F">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Петата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Task Canceled</w:t>
      </w:r>
      <w:r w:rsidDel="00000000" w:rsidR="00000000" w:rsidRPr="00000000">
        <w:rPr>
          <w:rtl w:val="0"/>
        </w:rPr>
      </w:r>
    </w:p>
    <w:p w:rsidR="00000000" w:rsidDel="00000000" w:rsidP="00000000" w:rsidRDefault="00000000" w:rsidRPr="00000000" w14:paraId="00000320">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контролира дали iTasker-a да получава “Push” нотификация на телефона,когато клиента отмени задача, за която iTasker-a е бил назначен</w:t>
      </w:r>
    </w:p>
    <w:p w:rsidR="00000000" w:rsidDel="00000000" w:rsidP="00000000" w:rsidRDefault="00000000" w:rsidRPr="00000000" w14:paraId="00000321">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добавя звук към нотификацията </w:t>
      </w:r>
    </w:p>
    <w:p w:rsidR="00000000" w:rsidDel="00000000" w:rsidP="00000000" w:rsidRDefault="00000000" w:rsidRPr="00000000" w14:paraId="00000322">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1117600"/>
            <wp:effectExtent b="25400" l="25400" r="25400" t="25400"/>
            <wp:docPr id="136" name="image136.png"/>
            <a:graphic>
              <a:graphicData uri="http://schemas.openxmlformats.org/drawingml/2006/picture">
                <pic:pic>
                  <pic:nvPicPr>
                    <pic:cNvPr id="0" name="image136.png"/>
                    <pic:cNvPicPr preferRelativeResize="0"/>
                  </pic:nvPicPr>
                  <pic:blipFill>
                    <a:blip r:embed="rId85"/>
                    <a:srcRect b="0" l="0" r="0" t="0"/>
                    <a:stretch>
                      <a:fillRect/>
                    </a:stretch>
                  </pic:blipFill>
                  <pic:spPr>
                    <a:xfrm>
                      <a:off x="0" y="0"/>
                      <a:ext cx="5943600" cy="1117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23">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24">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Шестата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Task Rated</w:t>
      </w:r>
      <w:r w:rsidDel="00000000" w:rsidR="00000000" w:rsidRPr="00000000">
        <w:rPr>
          <w:rtl w:val="0"/>
        </w:rPr>
      </w:r>
    </w:p>
    <w:p w:rsidR="00000000" w:rsidDel="00000000" w:rsidP="00000000" w:rsidRDefault="00000000" w:rsidRPr="00000000" w14:paraId="00000325">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контролира дали iTasker-a да получава “Push” нотификация на телефона,когато клиента е дал рейтинг на таск </w:t>
      </w:r>
    </w:p>
    <w:p w:rsidR="00000000" w:rsidDel="00000000" w:rsidP="00000000" w:rsidRDefault="00000000" w:rsidRPr="00000000" w14:paraId="00000326">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добавя звук към нотификацията </w:t>
      </w:r>
    </w:p>
    <w:p w:rsidR="00000000" w:rsidDel="00000000" w:rsidP="00000000" w:rsidRDefault="00000000" w:rsidRPr="00000000" w14:paraId="0000032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1066800"/>
            <wp:effectExtent b="25400" l="25400" r="25400" t="25400"/>
            <wp:docPr id="117" name="image106.png"/>
            <a:graphic>
              <a:graphicData uri="http://schemas.openxmlformats.org/drawingml/2006/picture">
                <pic:pic>
                  <pic:nvPicPr>
                    <pic:cNvPr id="0" name="image106.png"/>
                    <pic:cNvPicPr preferRelativeResize="0"/>
                  </pic:nvPicPr>
                  <pic:blipFill>
                    <a:blip r:embed="rId86"/>
                    <a:srcRect b="0" l="0" r="0" t="0"/>
                    <a:stretch>
                      <a:fillRect/>
                    </a:stretch>
                  </pic:blipFill>
                  <pic:spPr>
                    <a:xfrm>
                      <a:off x="0" y="0"/>
                      <a:ext cx="5943600" cy="1066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2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29">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Седмата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“Follow up task confirmed”</w:t>
      </w:r>
      <w:r w:rsidDel="00000000" w:rsidR="00000000" w:rsidRPr="00000000">
        <w:rPr>
          <w:rtl w:val="0"/>
        </w:rPr>
      </w:r>
    </w:p>
    <w:p w:rsidR="00000000" w:rsidDel="00000000" w:rsidP="00000000" w:rsidRDefault="00000000" w:rsidRPr="00000000" w14:paraId="0000032A">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контролира дали iTasker-a да получава “Push” нотификация на телефона,когато клиента е приел Follow up таск</w:t>
      </w:r>
    </w:p>
    <w:p w:rsidR="00000000" w:rsidDel="00000000" w:rsidP="00000000" w:rsidRDefault="00000000" w:rsidRPr="00000000" w14:paraId="0000032B">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добавя звук към нотификацията </w:t>
      </w:r>
    </w:p>
    <w:p w:rsidR="00000000" w:rsidDel="00000000" w:rsidP="00000000" w:rsidRDefault="00000000" w:rsidRPr="00000000" w14:paraId="0000032C">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819775" cy="919163"/>
            <wp:effectExtent b="25400" l="25400" r="25400" t="25400"/>
            <wp:docPr id="83" name="image99.png"/>
            <a:graphic>
              <a:graphicData uri="http://schemas.openxmlformats.org/drawingml/2006/picture">
                <pic:pic>
                  <pic:nvPicPr>
                    <pic:cNvPr id="0" name="image99.png"/>
                    <pic:cNvPicPr preferRelativeResize="0"/>
                  </pic:nvPicPr>
                  <pic:blipFill>
                    <a:blip r:embed="rId87"/>
                    <a:srcRect b="0" l="0" r="0" t="0"/>
                    <a:stretch>
                      <a:fillRect/>
                    </a:stretch>
                  </pic:blipFill>
                  <pic:spPr>
                    <a:xfrm>
                      <a:off x="0" y="0"/>
                      <a:ext cx="5819775" cy="919163"/>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2D">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2E">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Осмата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“Follow up task canceled”</w:t>
      </w:r>
      <w:r w:rsidDel="00000000" w:rsidR="00000000" w:rsidRPr="00000000">
        <w:rPr>
          <w:rtl w:val="0"/>
        </w:rPr>
      </w:r>
    </w:p>
    <w:p w:rsidR="00000000" w:rsidDel="00000000" w:rsidP="00000000" w:rsidRDefault="00000000" w:rsidRPr="00000000" w14:paraId="0000032F">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контролира дали iTasker-a да получава “Push” нотификация на телефона,когато клиента е отменил Follow up таск</w:t>
      </w:r>
    </w:p>
    <w:p w:rsidR="00000000" w:rsidDel="00000000" w:rsidP="00000000" w:rsidRDefault="00000000" w:rsidRPr="00000000" w14:paraId="00000330">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добавя звук към нотификацията </w:t>
      </w:r>
    </w:p>
    <w:p w:rsidR="00000000" w:rsidDel="00000000" w:rsidP="00000000" w:rsidRDefault="00000000" w:rsidRPr="00000000" w14:paraId="00000331">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1066800"/>
            <wp:effectExtent b="25400" l="25400" r="25400" t="25400"/>
            <wp:docPr id="106" name="image116.png"/>
            <a:graphic>
              <a:graphicData uri="http://schemas.openxmlformats.org/drawingml/2006/picture">
                <pic:pic>
                  <pic:nvPicPr>
                    <pic:cNvPr id="0" name="image116.png"/>
                    <pic:cNvPicPr preferRelativeResize="0"/>
                  </pic:nvPicPr>
                  <pic:blipFill>
                    <a:blip r:embed="rId88"/>
                    <a:srcRect b="0" l="0" r="0" t="0"/>
                    <a:stretch>
                      <a:fillRect/>
                    </a:stretch>
                  </pic:blipFill>
                  <pic:spPr>
                    <a:xfrm>
                      <a:off x="0" y="0"/>
                      <a:ext cx="5943600" cy="1066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32">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33">
      <w:pPr>
        <w:spacing w:line="276" w:lineRule="auto"/>
        <w:jc w:val="both"/>
        <w:rPr>
          <w:color w:val="38761d"/>
          <w:sz w:val="40"/>
          <w:szCs w:val="40"/>
          <w:u w:val="single"/>
          <w:rPrChange w:author="Nina Pavlova" w:id="2" w:date="2026-04-29T20:50:46Z">
            <w:rPr>
              <w:b w:val="1"/>
              <w:bCs w:val="1"/>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Деветата група нотификации е </w:t>
      </w:r>
      <w:r w:rsidDel="00000000" w:rsidR="00000000" w:rsidRPr="00000000">
        <w:rPr>
          <w:color w:val="38761d"/>
          <w:sz w:val="40"/>
          <w:szCs w:val="40"/>
          <w:u w:val="single"/>
          <w:rtl w:val="0"/>
          <w:rPrChange w:author="Nina Pavlova" w:id="2" w:date="2026-04-29T20:50:46Z">
            <w:rPr>
              <w:b w:val="1"/>
              <w:bCs w:val="1"/>
              <w:sz w:val="26"/>
              <w:szCs w:val="26"/>
            </w:rPr>
          </w:rPrChange>
        </w:rPr>
        <w:t xml:space="preserve">“Finances”</w:t>
      </w:r>
    </w:p>
    <w:p w:rsidR="00000000" w:rsidDel="00000000" w:rsidP="00000000" w:rsidRDefault="00000000" w:rsidRPr="00000000" w14:paraId="00000334">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Email - изпраща се имейл, когато фактурата е одобрена или отхвърлена от клиент</w:t>
      </w:r>
    </w:p>
    <w:p w:rsidR="00000000" w:rsidDel="00000000" w:rsidP="00000000" w:rsidRDefault="00000000" w:rsidRPr="00000000" w14:paraId="00000335">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контролира дали iTaker-a да получава “Push” нотификация на телефона,когато клиента е одобрил или отхвърлил фактура</w:t>
      </w:r>
    </w:p>
    <w:p w:rsidR="00000000" w:rsidDel="00000000" w:rsidP="00000000" w:rsidRDefault="00000000" w:rsidRPr="00000000" w14:paraId="00000336">
      <w:pPr>
        <w:numPr>
          <w:ilvl w:val="0"/>
          <w:numId w:val="23"/>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Push - Alert Sound - добавя звук към нотификацията </w:t>
      </w:r>
    </w:p>
    <w:p w:rsidR="00000000" w:rsidDel="00000000" w:rsidP="00000000" w:rsidRDefault="00000000" w:rsidRPr="00000000" w14:paraId="00000337">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1511300"/>
            <wp:effectExtent b="25400" l="25400" r="25400" t="25400"/>
            <wp:docPr id="85" name="image94.png"/>
            <a:graphic>
              <a:graphicData uri="http://schemas.openxmlformats.org/drawingml/2006/picture">
                <pic:pic>
                  <pic:nvPicPr>
                    <pic:cNvPr id="0" name="image94.png"/>
                    <pic:cNvPicPr preferRelativeResize="0"/>
                  </pic:nvPicPr>
                  <pic:blipFill>
                    <a:blip r:embed="rId89"/>
                    <a:srcRect b="0" l="0" r="0" t="0"/>
                    <a:stretch>
                      <a:fillRect/>
                    </a:stretch>
                  </pic:blipFill>
                  <pic:spPr>
                    <a:xfrm>
                      <a:off x="0" y="0"/>
                      <a:ext cx="5943600" cy="15113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38">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39">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3A">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ziag0tgnj7v" w:id="43"/>
      <w:bookmarkEnd w:id="43"/>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2.2.17.3 Messages</w:t>
      </w:r>
    </w:p>
    <w:p w:rsidR="00000000" w:rsidDel="00000000" w:rsidP="00000000" w:rsidRDefault="00000000" w:rsidRPr="00000000" w14:paraId="0000033B">
      <w:pPr>
        <w:spacing w:line="276" w:lineRule="auto"/>
        <w:jc w:val="both"/>
        <w:rPr>
          <w:color w:val="38761d"/>
          <w:sz w:val="40"/>
          <w:szCs w:val="40"/>
          <w:u w:val="single"/>
          <w:rPrChange w:author="Nina Pavlova" w:id="2" w:date="2026-04-29T20:50:46Z">
            <w:rPr>
              <w:color w:val="0000ff"/>
              <w:sz w:val="28"/>
              <w:szCs w:val="28"/>
              <w:u w:val="single"/>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Тази функционалност е чат между iTasker и клиент. Описана е в т. 2.2.3</w:t>
      </w:r>
      <w:r w:rsidDel="00000000" w:rsidR="00000000" w:rsidRPr="00000000">
        <w:rPr>
          <w:rtl w:val="0"/>
        </w:rPr>
      </w:r>
    </w:p>
    <w:p w:rsidR="00000000" w:rsidDel="00000000" w:rsidP="00000000" w:rsidRDefault="00000000" w:rsidRPr="00000000" w14:paraId="0000033C">
      <w:pPr>
        <w:spacing w:line="276" w:lineRule="auto"/>
        <w:jc w:val="both"/>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33D">
      <w:pPr>
        <w:pStyle w:val="Heading4"/>
        <w:spacing w:after="0" w:before="0" w:line="276" w:lineRule="auto"/>
        <w:jc w:val="both"/>
        <w:rPr>
          <w:color w:val="38761d"/>
          <w:sz w:val="40"/>
          <w:szCs w:val="40"/>
          <w:u w:val="single"/>
          <w:rPrChange w:author="Nina Pavlova" w:id="2" w:date="2026-04-29T20:50:46Z">
            <w:rPr>
              <w:color w:val="0000ff"/>
              <w:sz w:val="28"/>
              <w:szCs w:val="28"/>
            </w:rPr>
          </w:rPrChange>
        </w:rPr>
      </w:pPr>
      <w:bookmarkStart w:colFirst="0" w:colLast="0" w:name="_gslwimbv3xi9" w:id="44"/>
      <w:bookmarkEnd w:id="44"/>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2.2.17.4 Logout </w:t>
      </w:r>
      <w:r w:rsidDel="00000000" w:rsidR="00000000" w:rsidRPr="00000000">
        <w:rPr>
          <w:color w:val="38761d"/>
          <w:sz w:val="40"/>
          <w:szCs w:val="40"/>
          <w:u w:val="single"/>
          <w:rtl w:val="0"/>
          <w:rPrChange w:author="Nina Pavlova" w:id="2" w:date="2026-04-29T20:50:46Z">
            <w:rPr>
              <w:color w:val="0000ff"/>
              <w:sz w:val="28"/>
              <w:szCs w:val="28"/>
            </w:rPr>
          </w:rPrChange>
        </w:rPr>
        <w:t xml:space="preserve"> </w:t>
      </w:r>
    </w:p>
    <w:p w:rsidR="00000000" w:rsidDel="00000000" w:rsidP="00000000" w:rsidRDefault="00000000" w:rsidRPr="00000000" w14:paraId="0000033E">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За излизане от профила си, потребителя iTasker кликва на снимката и потребителското си име, и от падащото меню избира опцията Log out, след което бива препратен към Home Page без да има вписан профил в системата.</w:t>
      </w:r>
    </w:p>
    <w:p w:rsidR="00000000" w:rsidDel="00000000" w:rsidP="00000000" w:rsidRDefault="00000000" w:rsidRPr="00000000" w14:paraId="0000033F">
      <w:pPr>
        <w:spacing w:line="276" w:lineRule="auto"/>
        <w:jc w:val="both"/>
        <w:rPr>
          <w:color w:val="38761d"/>
          <w:sz w:val="40"/>
          <w:szCs w:val="40"/>
          <w:u w:val="single"/>
          <w:rPrChange w:author="Nina Pavlova" w:id="2" w:date="2026-04-29T20:50:46Z">
            <w:rPr>
              <w:i w:val="1"/>
              <w:iCs w:val="1"/>
              <w:color w:val="212529"/>
              <w:sz w:val="32"/>
              <w:szCs w:val="32"/>
              <w:u w:val="single"/>
              <w:shd w:fill="6aa84f" w:val="clear"/>
            </w:rPr>
          </w:rPrChange>
        </w:rPr>
      </w:pPr>
      <w:r w:rsidDel="00000000" w:rsidR="00000000" w:rsidRPr="00000000">
        <w:rPr>
          <w:rtl w:val="0"/>
        </w:rPr>
      </w:r>
    </w:p>
    <w:p w:rsidR="00000000" w:rsidDel="00000000" w:rsidP="00000000" w:rsidRDefault="00000000" w:rsidRPr="00000000" w14:paraId="00000340">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341">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342">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343">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344">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345">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346">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347">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348">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349">
      <w:pPr>
        <w:pStyle w:val="Heading2"/>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vb9do6gydodx" w:id="45"/>
      <w:bookmarkEnd w:id="45"/>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 Роля на Admin</w:t>
      </w:r>
    </w:p>
    <w:p w:rsidR="00000000" w:rsidDel="00000000" w:rsidP="00000000" w:rsidRDefault="00000000" w:rsidRPr="00000000" w14:paraId="0000034A">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За да стане един потребител администратор на системата iTask, той трябва да бъде регистриран и да има профил. Админа може да направи потребителя с роля админ със следните стъпки: Manage-&gt;Users-&gt;Edit-&gt;Role, при което да избере ролята Admin.</w:t>
      </w:r>
    </w:p>
    <w:p w:rsidR="00000000" w:rsidDel="00000000" w:rsidP="00000000" w:rsidRDefault="00000000" w:rsidRPr="00000000" w14:paraId="0000034B">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Не може потребител директно да се регистрира като админ, това се прави единствено от настоящия админ.</w:t>
      </w:r>
    </w:p>
    <w:p w:rsidR="00000000" w:rsidDel="00000000" w:rsidP="00000000" w:rsidRDefault="00000000" w:rsidRPr="00000000" w14:paraId="0000034C">
      <w:pPr>
        <w:spacing w:line="276" w:lineRule="auto"/>
        <w:jc w:val="both"/>
        <w:rPr>
          <w:color w:val="38761d"/>
          <w:sz w:val="40"/>
          <w:szCs w:val="40"/>
          <w:u w:val="single"/>
          <w:rPrChange w:author="Nina Pavlova" w:id="2" w:date="2026-04-29T20:50:46Z">
            <w:rPr>
              <w:i w:val="1"/>
              <w:iCs w:val="1"/>
              <w:color w:val="212529"/>
              <w:sz w:val="36"/>
              <w:szCs w:val="36"/>
              <w:u w:val="single"/>
              <w:shd w:fill="6aa84f" w:val="clear"/>
            </w:rPr>
          </w:rPrChange>
        </w:rPr>
      </w:pPr>
      <w:r w:rsidDel="00000000" w:rsidR="00000000" w:rsidRPr="00000000">
        <w:rPr>
          <w:rtl w:val="0"/>
        </w:rPr>
      </w:r>
    </w:p>
    <w:p w:rsidR="00000000" w:rsidDel="00000000" w:rsidP="00000000" w:rsidRDefault="00000000" w:rsidRPr="00000000" w14:paraId="0000034D">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a0kaag66qpzd" w:id="46"/>
      <w:bookmarkEnd w:id="46"/>
      <w:r w:rsidDel="00000000" w:rsidR="00000000" w:rsidRPr="00000000">
        <w:rPr>
          <w:color w:val="38761d"/>
          <w:sz w:val="40"/>
          <w:szCs w:val="40"/>
          <w:u w:val="single"/>
          <w:rtl w:val="0"/>
          <w:rPrChange w:author="Nina Pavlova" w:id="2" w:date="2026-04-29T20:50:46Z">
            <w:rPr>
              <w:b w:val="1"/>
              <w:bCs w:val="1"/>
              <w:color w:val="0000ff"/>
            </w:rPr>
          </w:rPrChange>
        </w:rPr>
        <w:t xml:space="preserve">2.3.1 Sign in като Admin </w:t>
      </w:r>
    </w:p>
    <w:p w:rsidR="00000000" w:rsidDel="00000000" w:rsidP="00000000" w:rsidRDefault="00000000" w:rsidRPr="00000000" w14:paraId="0000034E">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4F">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За влизане в системата с админски профил се извършват същите действия, както при останалите потребители.</w:t>
      </w:r>
    </w:p>
    <w:p w:rsidR="00000000" w:rsidDel="00000000" w:rsidP="00000000" w:rsidRDefault="00000000" w:rsidRPr="00000000" w14:paraId="00000350">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хедъра се избира бутона Sign in и се извежда страница с полета за влизане в системата.</w:t>
      </w:r>
    </w:p>
    <w:p w:rsidR="00000000" w:rsidDel="00000000" w:rsidP="00000000" w:rsidRDefault="00000000" w:rsidRPr="00000000" w14:paraId="00000351">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3195638" cy="2493111"/>
            <wp:effectExtent b="25400" l="25400" r="25400" t="25400"/>
            <wp:docPr id="46" name="image36.png"/>
            <a:graphic>
              <a:graphicData uri="http://schemas.openxmlformats.org/drawingml/2006/picture">
                <pic:pic>
                  <pic:nvPicPr>
                    <pic:cNvPr id="0" name="image36.png"/>
                    <pic:cNvPicPr preferRelativeResize="0"/>
                  </pic:nvPicPr>
                  <pic:blipFill>
                    <a:blip r:embed="rId90"/>
                    <a:srcRect b="0" l="0" r="0" t="0"/>
                    <a:stretch>
                      <a:fillRect/>
                    </a:stretch>
                  </pic:blipFill>
                  <pic:spPr>
                    <a:xfrm>
                      <a:off x="0" y="0"/>
                      <a:ext cx="3195638" cy="2493111"/>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52">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Попълва се админския Email и парола и се избира бутон “Continue”. След което админа бива препратен директно на страница Main Board.</w:t>
      </w:r>
    </w:p>
    <w:p w:rsidR="00000000" w:rsidDel="00000000" w:rsidP="00000000" w:rsidRDefault="00000000" w:rsidRPr="00000000" w14:paraId="00000353">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354">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biphg6nfmcbv" w:id="47"/>
      <w:bookmarkEnd w:id="47"/>
      <w:r w:rsidDel="00000000" w:rsidR="00000000" w:rsidRPr="00000000">
        <w:rPr>
          <w:color w:val="38761d"/>
          <w:sz w:val="40"/>
          <w:szCs w:val="40"/>
          <w:u w:val="single"/>
          <w:rtl w:val="0"/>
          <w:rPrChange w:author="Nina Pavlova" w:id="2" w:date="2026-04-29T20:50:46Z">
            <w:rPr>
              <w:b w:val="1"/>
              <w:bCs w:val="1"/>
              <w:color w:val="0000ff"/>
            </w:rPr>
          </w:rPrChange>
        </w:rPr>
        <w:t xml:space="preserve">2.3.2 Mainboard </w:t>
      </w:r>
    </w:p>
    <w:p w:rsidR="00000000" w:rsidDel="00000000" w:rsidP="00000000" w:rsidRDefault="00000000" w:rsidRPr="00000000" w14:paraId="00000355">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Страница Mainboard е първата страница,която админа вижда след вход в системата.</w:t>
      </w:r>
    </w:p>
    <w:p w:rsidR="00000000" w:rsidDel="00000000" w:rsidP="00000000" w:rsidRDefault="00000000" w:rsidRPr="00000000" w14:paraId="00000356">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Тя представлява списък с таскове, съдържащ всички таскове в системата.</w:t>
      </w:r>
    </w:p>
    <w:p w:rsidR="00000000" w:rsidDel="00000000" w:rsidP="00000000" w:rsidRDefault="00000000" w:rsidRPr="00000000" w14:paraId="00000357">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5919788" cy="2855672"/>
            <wp:effectExtent b="25400" l="25400" r="25400" t="25400"/>
            <wp:docPr id="108" name="image132.png"/>
            <a:graphic>
              <a:graphicData uri="http://schemas.openxmlformats.org/drawingml/2006/picture">
                <pic:pic>
                  <pic:nvPicPr>
                    <pic:cNvPr id="0" name="image132.png"/>
                    <pic:cNvPicPr preferRelativeResize="0"/>
                  </pic:nvPicPr>
                  <pic:blipFill>
                    <a:blip r:embed="rId91"/>
                    <a:srcRect b="0" l="0" r="0" t="0"/>
                    <a:stretch>
                      <a:fillRect/>
                    </a:stretch>
                  </pic:blipFill>
                  <pic:spPr>
                    <a:xfrm>
                      <a:off x="0" y="0"/>
                      <a:ext cx="5919788" cy="2855672"/>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58">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Чрез тази страница админа може да изпълнява следните действия:</w:t>
      </w:r>
    </w:p>
    <w:p w:rsidR="00000000" w:rsidDel="00000000" w:rsidP="00000000" w:rsidRDefault="00000000" w:rsidRPr="00000000" w14:paraId="00000359">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Да използва полето за търсене по име на таска и допълнителния филтър вдясно от нея за да филтрира тасковете по техния статус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New, Active, Closed</w:t>
      </w:r>
      <w:r w:rsidDel="00000000" w:rsidR="00000000" w:rsidRPr="00000000">
        <w:rPr>
          <w:color w:val="38761d"/>
          <w:sz w:val="40"/>
          <w:szCs w:val="40"/>
          <w:u w:val="single"/>
          <w:rtl w:val="0"/>
          <w:rPrChange w:author="Nina Pavlova" w:id="2" w:date="2026-04-29T20:50:46Z">
            <w:rPr>
              <w:color w:val="212529"/>
              <w:sz w:val="26"/>
              <w:szCs w:val="26"/>
            </w:rPr>
          </w:rPrChange>
        </w:rPr>
        <w:t xml:space="preserve">)</w:t>
      </w:r>
    </w:p>
    <w:p w:rsidR="00000000" w:rsidDel="00000000" w:rsidP="00000000" w:rsidRDefault="00000000" w:rsidRPr="00000000" w14:paraId="0000035A">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Админа вижда информацията за тасковете, която е подредена в няколко колони. Те са:</w:t>
      </w:r>
    </w:p>
    <w:p w:rsidR="00000000" w:rsidDel="00000000" w:rsidP="00000000" w:rsidRDefault="00000000" w:rsidRPr="00000000" w14:paraId="0000035B">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ID</w:t>
      </w:r>
    </w:p>
    <w:p w:rsidR="00000000" w:rsidDel="00000000" w:rsidP="00000000" w:rsidRDefault="00000000" w:rsidRPr="00000000" w14:paraId="0000035C">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Status</w:t>
      </w:r>
    </w:p>
    <w:p w:rsidR="00000000" w:rsidDel="00000000" w:rsidP="00000000" w:rsidRDefault="00000000" w:rsidRPr="00000000" w14:paraId="0000035D">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Task type</w:t>
      </w:r>
    </w:p>
    <w:p w:rsidR="00000000" w:rsidDel="00000000" w:rsidP="00000000" w:rsidRDefault="00000000" w:rsidRPr="00000000" w14:paraId="0000035E">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Applications</w:t>
      </w:r>
    </w:p>
    <w:p w:rsidR="00000000" w:rsidDel="00000000" w:rsidP="00000000" w:rsidRDefault="00000000" w:rsidRPr="00000000" w14:paraId="0000035F">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Service</w:t>
      </w:r>
    </w:p>
    <w:p w:rsidR="00000000" w:rsidDel="00000000" w:rsidP="00000000" w:rsidRDefault="00000000" w:rsidRPr="00000000" w14:paraId="00000360">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Client</w:t>
      </w:r>
    </w:p>
    <w:p w:rsidR="00000000" w:rsidDel="00000000" w:rsidP="00000000" w:rsidRDefault="00000000" w:rsidRPr="00000000" w14:paraId="00000361">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iTasker</w:t>
      </w:r>
    </w:p>
    <w:p w:rsidR="00000000" w:rsidDel="00000000" w:rsidP="00000000" w:rsidRDefault="00000000" w:rsidRPr="00000000" w14:paraId="00000362">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Team</w:t>
      </w:r>
    </w:p>
    <w:p w:rsidR="00000000" w:rsidDel="00000000" w:rsidP="00000000" w:rsidRDefault="00000000" w:rsidRPr="00000000" w14:paraId="00000363">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Address</w:t>
      </w:r>
    </w:p>
    <w:p w:rsidR="00000000" w:rsidDel="00000000" w:rsidP="00000000" w:rsidRDefault="00000000" w:rsidRPr="00000000" w14:paraId="00000364">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Invoices</w:t>
      </w:r>
    </w:p>
    <w:p w:rsidR="00000000" w:rsidDel="00000000" w:rsidP="00000000" w:rsidRDefault="00000000" w:rsidRPr="00000000" w14:paraId="00000365">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Created</w:t>
      </w:r>
    </w:p>
    <w:p w:rsidR="00000000" w:rsidDel="00000000" w:rsidP="00000000" w:rsidRDefault="00000000" w:rsidRPr="00000000" w14:paraId="00000366">
      <w:pPr>
        <w:numPr>
          <w:ilvl w:val="0"/>
          <w:numId w:val="3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Actions</w:t>
      </w:r>
    </w:p>
    <w:p w:rsidR="00000000" w:rsidDel="00000000" w:rsidP="00000000" w:rsidRDefault="00000000" w:rsidRPr="00000000" w14:paraId="00000367">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Действията, които админа може да извършва спрямо тасковете са:</w:t>
      </w:r>
    </w:p>
    <w:p w:rsidR="00000000" w:rsidDel="00000000" w:rsidP="00000000" w:rsidRDefault="00000000" w:rsidRPr="00000000" w14:paraId="00000368">
      <w:pPr>
        <w:numPr>
          <w:ilvl w:val="0"/>
          <w:numId w:val="1"/>
        </w:numPr>
        <w:spacing w:line="276" w:lineRule="auto"/>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View - отваря се страница Task Details, с информация за таска </w:t>
      </w:r>
    </w:p>
    <w:p w:rsidR="00000000" w:rsidDel="00000000" w:rsidP="00000000" w:rsidRDefault="00000000" w:rsidRPr="00000000" w14:paraId="00000369">
      <w:pPr>
        <w:numPr>
          <w:ilvl w:val="0"/>
          <w:numId w:val="1"/>
        </w:numPr>
        <w:spacing w:line="276" w:lineRule="auto"/>
        <w:ind w:left="720" w:hanging="360"/>
        <w:jc w:val="both"/>
        <w:rPr>
          <w:color w:val="212529"/>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Delete - при натискането му се извежда съобщение</w:t>
      </w:r>
      <w:r w:rsidDel="00000000" w:rsidR="00000000" w:rsidRPr="00000000">
        <w:rPr>
          <w:color w:val="38761d"/>
          <w:sz w:val="40"/>
          <w:szCs w:val="40"/>
          <w:u w:val="single"/>
          <w:rtl w:val="0"/>
          <w:rPrChange w:author="Nina Pavlova" w:id="2" w:date="2026-04-29T20:50:46Z">
            <w:rPr>
              <w:color w:val="212529"/>
              <w:sz w:val="28"/>
              <w:szCs w:val="28"/>
            </w:rPr>
          </w:rPrChange>
        </w:rPr>
        <w:t xml:space="preserve"> “</w:t>
      </w: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Do you want to delete task "Guitar Lesson"?</w:t>
      </w:r>
      <w:r w:rsidDel="00000000" w:rsidR="00000000" w:rsidRPr="00000000">
        <w:rPr>
          <w:color w:val="38761d"/>
          <w:sz w:val="40"/>
          <w:szCs w:val="40"/>
          <w:u w:val="single"/>
          <w:rtl w:val="0"/>
          <w:rPrChange w:author="Nina Pavlova" w:id="2" w:date="2026-04-29T20:50:46Z">
            <w:rPr>
              <w:color w:val="212529"/>
              <w:sz w:val="28"/>
              <w:szCs w:val="28"/>
            </w:rPr>
          </w:rPrChange>
        </w:rPr>
        <w:t xml:space="preserve"> ” </w:t>
      </w:r>
      <w:r w:rsidDel="00000000" w:rsidR="00000000" w:rsidRPr="00000000">
        <w:rPr>
          <w:color w:val="38761d"/>
          <w:sz w:val="40"/>
          <w:szCs w:val="40"/>
          <w:u w:val="single"/>
          <w:rtl w:val="0"/>
          <w:rPrChange w:author="Nina Pavlova" w:id="2" w:date="2026-04-29T20:50:46Z">
            <w:rPr>
              <w:color w:val="212529"/>
              <w:sz w:val="26"/>
              <w:szCs w:val="26"/>
            </w:rPr>
          </w:rPrChange>
        </w:rPr>
        <w:t xml:space="preserve">с опции “Yes”  “No”.</w:t>
      </w:r>
    </w:p>
    <w:p w:rsidR="00000000" w:rsidDel="00000000" w:rsidP="00000000" w:rsidRDefault="00000000" w:rsidRPr="00000000" w14:paraId="0000036A">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“No”, попъп прозореца се затваря и действието се отменя.</w:t>
      </w:r>
    </w:p>
    <w:p w:rsidR="00000000" w:rsidDel="00000000" w:rsidP="00000000" w:rsidRDefault="00000000" w:rsidRPr="00000000" w14:paraId="0000036B">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“Yes”, записа за таска се изтрива и от Mainboard, и от системата.</w:t>
      </w:r>
    </w:p>
    <w:p w:rsidR="00000000" w:rsidDel="00000000" w:rsidP="00000000" w:rsidRDefault="00000000" w:rsidRPr="00000000" w14:paraId="0000036C">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36D">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3ehhzkvakhea" w:id="48"/>
      <w:bookmarkEnd w:id="48"/>
      <w:r w:rsidDel="00000000" w:rsidR="00000000" w:rsidRPr="00000000">
        <w:rPr>
          <w:color w:val="38761d"/>
          <w:sz w:val="40"/>
          <w:szCs w:val="40"/>
          <w:u w:val="single"/>
          <w:rtl w:val="0"/>
          <w:rPrChange w:author="Nina Pavlova" w:id="2" w:date="2026-04-29T20:50:46Z">
            <w:rPr>
              <w:b w:val="1"/>
              <w:bCs w:val="1"/>
              <w:color w:val="0000ff"/>
            </w:rPr>
          </w:rPrChange>
        </w:rPr>
        <w:t xml:space="preserve">2.3.3 Manage меню</w:t>
      </w:r>
    </w:p>
    <w:p w:rsidR="00000000" w:rsidDel="00000000" w:rsidP="00000000" w:rsidRDefault="00000000" w:rsidRPr="00000000" w14:paraId="0000036E">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36F">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Меню Manage се намира в хедъра. Това е дропдаун меню, съдържащо няколко подменюта като опции. Manage  е главното меню, от което админа управлява системата като цяло. </w:t>
      </w:r>
    </w:p>
    <w:p w:rsidR="00000000" w:rsidDel="00000000" w:rsidP="00000000" w:rsidRDefault="00000000" w:rsidRPr="00000000" w14:paraId="00000370">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1033463" cy="5983204"/>
            <wp:effectExtent b="25400" l="25400" r="25400" t="25400"/>
            <wp:docPr id="163" name="image143.png"/>
            <a:graphic>
              <a:graphicData uri="http://schemas.openxmlformats.org/drawingml/2006/picture">
                <pic:pic>
                  <pic:nvPicPr>
                    <pic:cNvPr id="0" name="image143.png"/>
                    <pic:cNvPicPr preferRelativeResize="0"/>
                  </pic:nvPicPr>
                  <pic:blipFill>
                    <a:blip r:embed="rId92"/>
                    <a:srcRect b="0" l="0" r="0" t="0"/>
                    <a:stretch>
                      <a:fillRect/>
                    </a:stretch>
                  </pic:blipFill>
                  <pic:spPr>
                    <a:xfrm>
                      <a:off x="0" y="0"/>
                      <a:ext cx="1033463" cy="5983204"/>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7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Подменютата</w:t>
      </w:r>
      <w:r w:rsidDel="00000000" w:rsidR="00000000" w:rsidRPr="00000000">
        <w:rPr>
          <w:color w:val="38761d"/>
          <w:sz w:val="40"/>
          <w:szCs w:val="40"/>
          <w:u w:val="single"/>
          <w:rtl w:val="0"/>
          <w:rPrChange w:author="Nina Pavlova" w:id="2" w:date="2026-04-29T20:50:46Z">
            <w:rPr>
              <w:color w:val="212529"/>
              <w:sz w:val="26"/>
              <w:szCs w:val="26"/>
            </w:rPr>
          </w:rPrChange>
        </w:rPr>
        <w:t xml:space="preserve"> в меню Manage  са:</w:t>
      </w:r>
    </w:p>
    <w:p w:rsidR="00000000" w:rsidDel="00000000" w:rsidP="00000000" w:rsidRDefault="00000000" w:rsidRPr="00000000" w14:paraId="00000372">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Users</w:t>
      </w:r>
    </w:p>
    <w:p w:rsidR="00000000" w:rsidDel="00000000" w:rsidP="00000000" w:rsidRDefault="00000000" w:rsidRPr="00000000" w14:paraId="00000373">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Roles</w:t>
      </w:r>
    </w:p>
    <w:p w:rsidR="00000000" w:rsidDel="00000000" w:rsidP="00000000" w:rsidRDefault="00000000" w:rsidRPr="00000000" w14:paraId="00000374">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Companies</w:t>
      </w:r>
    </w:p>
    <w:p w:rsidR="00000000" w:rsidDel="00000000" w:rsidP="00000000" w:rsidRDefault="00000000" w:rsidRPr="00000000" w14:paraId="00000375">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Teams</w:t>
      </w:r>
    </w:p>
    <w:p w:rsidR="00000000" w:rsidDel="00000000" w:rsidP="00000000" w:rsidRDefault="00000000" w:rsidRPr="00000000" w14:paraId="00000376">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Workers</w:t>
      </w:r>
    </w:p>
    <w:p w:rsidR="00000000" w:rsidDel="00000000" w:rsidP="00000000" w:rsidRDefault="00000000" w:rsidRPr="00000000" w14:paraId="00000377">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Task Codes</w:t>
      </w:r>
    </w:p>
    <w:p w:rsidR="00000000" w:rsidDel="00000000" w:rsidP="00000000" w:rsidRDefault="00000000" w:rsidRPr="00000000" w14:paraId="00000378">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Promo Codes</w:t>
      </w:r>
    </w:p>
    <w:p w:rsidR="00000000" w:rsidDel="00000000" w:rsidP="00000000" w:rsidRDefault="00000000" w:rsidRPr="00000000" w14:paraId="00000379">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Finances</w:t>
      </w:r>
    </w:p>
    <w:p w:rsidR="00000000" w:rsidDel="00000000" w:rsidP="00000000" w:rsidRDefault="00000000" w:rsidRPr="00000000" w14:paraId="0000037A">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Pages</w:t>
      </w:r>
    </w:p>
    <w:p w:rsidR="00000000" w:rsidDel="00000000" w:rsidP="00000000" w:rsidRDefault="00000000" w:rsidRPr="00000000" w14:paraId="0000037B">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Categories</w:t>
      </w:r>
    </w:p>
    <w:p w:rsidR="00000000" w:rsidDel="00000000" w:rsidP="00000000" w:rsidRDefault="00000000" w:rsidRPr="00000000" w14:paraId="0000037C">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Services</w:t>
      </w:r>
    </w:p>
    <w:p w:rsidR="00000000" w:rsidDel="00000000" w:rsidP="00000000" w:rsidRDefault="00000000" w:rsidRPr="00000000" w14:paraId="0000037D">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Custom forms</w:t>
      </w:r>
    </w:p>
    <w:p w:rsidR="00000000" w:rsidDel="00000000" w:rsidP="00000000" w:rsidRDefault="00000000" w:rsidRPr="00000000" w14:paraId="0000037E">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Shortcuts</w:t>
      </w:r>
    </w:p>
    <w:p w:rsidR="00000000" w:rsidDel="00000000" w:rsidP="00000000" w:rsidRDefault="00000000" w:rsidRPr="00000000" w14:paraId="0000037F">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Task types</w:t>
      </w:r>
    </w:p>
    <w:p w:rsidR="00000000" w:rsidDel="00000000" w:rsidP="00000000" w:rsidRDefault="00000000" w:rsidRPr="00000000" w14:paraId="00000380">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Statistics</w:t>
      </w:r>
    </w:p>
    <w:p w:rsidR="00000000" w:rsidDel="00000000" w:rsidP="00000000" w:rsidRDefault="00000000" w:rsidRPr="00000000" w14:paraId="00000381">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Preferences</w:t>
      </w:r>
    </w:p>
    <w:p w:rsidR="00000000" w:rsidDel="00000000" w:rsidP="00000000" w:rsidRDefault="00000000" w:rsidRPr="00000000" w14:paraId="00000382">
      <w:pPr>
        <w:numPr>
          <w:ilvl w:val="0"/>
          <w:numId w:val="3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System Setting</w:t>
      </w:r>
    </w:p>
    <w:p w:rsidR="00000000" w:rsidDel="00000000" w:rsidP="00000000" w:rsidRDefault="00000000" w:rsidRPr="00000000" w14:paraId="0000038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84">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l2dvjywl1eva" w:id="49"/>
      <w:bookmarkEnd w:id="49"/>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2.3.3.1 Users подменю</w:t>
      </w:r>
    </w:p>
    <w:p w:rsidR="00000000" w:rsidDel="00000000" w:rsidP="00000000" w:rsidRDefault="00000000" w:rsidRPr="00000000" w14:paraId="00000385">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подменюто Users се отваря страница, на която админа вижда и има достъп до информация за потребителите на системата.</w:t>
      </w:r>
    </w:p>
    <w:p w:rsidR="00000000" w:rsidDel="00000000" w:rsidP="00000000" w:rsidRDefault="00000000" w:rsidRPr="00000000" w14:paraId="00000386">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В системата iTask има четири вида потребители - Client, iTasker и Admin, Worker</w:t>
      </w:r>
    </w:p>
    <w:p w:rsidR="00000000" w:rsidDel="00000000" w:rsidP="00000000" w:rsidRDefault="00000000" w:rsidRPr="00000000" w14:paraId="00000387">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2870200"/>
            <wp:effectExtent b="25400" l="25400" r="25400" t="25400"/>
            <wp:docPr id="160" name="image146.png"/>
            <a:graphic>
              <a:graphicData uri="http://schemas.openxmlformats.org/drawingml/2006/picture">
                <pic:pic>
                  <pic:nvPicPr>
                    <pic:cNvPr id="0" name="image146.png"/>
                    <pic:cNvPicPr preferRelativeResize="0"/>
                  </pic:nvPicPr>
                  <pic:blipFill>
                    <a:blip r:embed="rId93"/>
                    <a:srcRect b="0" l="0" r="0" t="0"/>
                    <a:stretch>
                      <a:fillRect/>
                    </a:stretch>
                  </pic:blipFill>
                  <pic:spPr>
                    <a:xfrm>
                      <a:off x="0" y="0"/>
                      <a:ext cx="5943600" cy="2870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8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Информацията, която админа вижда, свързана с потребителите следната:</w:t>
      </w:r>
    </w:p>
    <w:p w:rsidR="00000000" w:rsidDel="00000000" w:rsidP="00000000" w:rsidRDefault="00000000" w:rsidRPr="00000000" w14:paraId="00000389">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ID-това е уникалният номер на потребителя в системата</w:t>
      </w:r>
    </w:p>
    <w:p w:rsidR="00000000" w:rsidDel="00000000" w:rsidP="00000000" w:rsidRDefault="00000000" w:rsidRPr="00000000" w14:paraId="0000038A">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iTasker- тази колона предоставя информация, единствено за потребители, които са в роля iTasker. Ако е колоната има отбелязано тикче и тя е оцветена в зелено, това означава, че iTasker-a е попълнил всички стъпки и информация в профила си и има завършен профил. Ако в колоната има “X” и тя е оцветена в червено, това означава, че iTasker-a не е минал през всички стъпки и не е попълнил всичката необходима информация в профила си т.е профила му е незавършен.</w:t>
      </w:r>
    </w:p>
    <w:p w:rsidR="00000000" w:rsidDel="00000000" w:rsidP="00000000" w:rsidRDefault="00000000" w:rsidRPr="00000000" w14:paraId="0000038B">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Approval - показва какъв е статуса на потребителя( Approved, Pending или Rejected). Може да филтрираме по трите статуса.</w:t>
      </w:r>
    </w:p>
    <w:p w:rsidR="00000000" w:rsidDel="00000000" w:rsidP="00000000" w:rsidRDefault="00000000" w:rsidRPr="00000000" w14:paraId="0000038C">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Avatar - показва профилната снимка на потребителя(ако има такава) Ако потребителя няма снимка се показват инициалите от името му.</w:t>
      </w:r>
    </w:p>
    <w:p w:rsidR="00000000" w:rsidDel="00000000" w:rsidP="00000000" w:rsidRDefault="00000000" w:rsidRPr="00000000" w14:paraId="0000038D">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First name - показва първото име на потребителя.</w:t>
      </w:r>
    </w:p>
    <w:p w:rsidR="00000000" w:rsidDel="00000000" w:rsidP="00000000" w:rsidRDefault="00000000" w:rsidRPr="00000000" w14:paraId="0000038E">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Last name - показва фамилията на потребителя</w:t>
      </w:r>
    </w:p>
    <w:p w:rsidR="00000000" w:rsidDel="00000000" w:rsidP="00000000" w:rsidRDefault="00000000" w:rsidRPr="00000000" w14:paraId="0000038F">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E-mail - показва имейл адреса на потребителя, с който той се е регистрирал в системата.</w:t>
      </w:r>
    </w:p>
    <w:p w:rsidR="00000000" w:rsidDel="00000000" w:rsidP="00000000" w:rsidRDefault="00000000" w:rsidRPr="00000000" w14:paraId="00000390">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Phone - показва телефона на потребителя</w:t>
      </w:r>
    </w:p>
    <w:p w:rsidR="00000000" w:rsidDel="00000000" w:rsidP="00000000" w:rsidRDefault="00000000" w:rsidRPr="00000000" w14:paraId="00000391">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Status - показва статус на поребителя(дали е активен или неактивен). Може да филтрираме по двата статуса.</w:t>
      </w:r>
    </w:p>
    <w:p w:rsidR="00000000" w:rsidDel="00000000" w:rsidP="00000000" w:rsidRDefault="00000000" w:rsidRPr="00000000" w14:paraId="00000392">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Role - показва ролята на потребителя в системата. Ролите са  дали е Client, iTasker, Worker, Admin, Manager, Operator, Paymaster, Support. Може да се филтрира по всички роли.</w:t>
      </w:r>
    </w:p>
    <w:p w:rsidR="00000000" w:rsidDel="00000000" w:rsidP="00000000" w:rsidRDefault="00000000" w:rsidRPr="00000000" w14:paraId="00000393">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Category - тази колона важи само за потребители iTasker. Чрез нея админа може да разбере каква е главната категория на i Tasker-a и така да му се изпращат рекламни материали, свързани с нея</w:t>
      </w:r>
    </w:p>
    <w:p w:rsidR="00000000" w:rsidDel="00000000" w:rsidP="00000000" w:rsidRDefault="00000000" w:rsidRPr="00000000" w14:paraId="00000394">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Created - показва датата, на която се е регистрирал потребителят. Може да се филтрира по дата.</w:t>
      </w:r>
    </w:p>
    <w:p w:rsidR="00000000" w:rsidDel="00000000" w:rsidP="00000000" w:rsidRDefault="00000000" w:rsidRPr="00000000" w14:paraId="00000395">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Updated - показва кога последно профила на този потребител е бил променен.Може да се филтрира по дата.</w:t>
      </w:r>
    </w:p>
    <w:p w:rsidR="00000000" w:rsidDel="00000000" w:rsidP="00000000" w:rsidRDefault="00000000" w:rsidRPr="00000000" w14:paraId="00000396">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Last Login - показва кога последно потребителят е влязал в системата.Може да се филтрира по дата.</w:t>
      </w:r>
    </w:p>
    <w:p w:rsidR="00000000" w:rsidDel="00000000" w:rsidP="00000000" w:rsidRDefault="00000000" w:rsidRPr="00000000" w14:paraId="00000397">
      <w:pPr>
        <w:numPr>
          <w:ilvl w:val="0"/>
          <w:numId w:val="17"/>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Actions - е колона с четири бутона - View, Edit, Sign as user и Delete. </w:t>
      </w:r>
    </w:p>
    <w:p w:rsidR="00000000" w:rsidDel="00000000" w:rsidP="00000000" w:rsidRDefault="00000000" w:rsidRPr="00000000" w14:paraId="0000039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9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Опциите View и Edit зареждат идентични страници с разликата, че при Edit е разрешено редактирането.</w:t>
      </w:r>
    </w:p>
    <w:p w:rsidR="00000000" w:rsidDel="00000000" w:rsidP="00000000" w:rsidRDefault="00000000" w:rsidRPr="00000000" w14:paraId="0000039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При избор на бутон ‘’View’’, се зарежда страница View User, на която админа може да админа може да прегледа информацията за профила на потребителя. На тази станица админа има избор между четири секции с информация: Profile, Credentials, Documents и iTasker Data(само ако потребителя е с роля iTasker)</w:t>
      </w:r>
    </w:p>
    <w:p w:rsidR="00000000" w:rsidDel="00000000" w:rsidP="00000000" w:rsidRDefault="00000000" w:rsidRPr="00000000" w14:paraId="0000039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3987800"/>
            <wp:effectExtent b="25400" l="25400" r="25400" t="25400"/>
            <wp:docPr id="143" name="image126.png"/>
            <a:graphic>
              <a:graphicData uri="http://schemas.openxmlformats.org/drawingml/2006/picture">
                <pic:pic>
                  <pic:nvPicPr>
                    <pic:cNvPr id="0" name="image126.png"/>
                    <pic:cNvPicPr preferRelativeResize="0"/>
                  </pic:nvPicPr>
                  <pic:blipFill>
                    <a:blip r:embed="rId94"/>
                    <a:srcRect b="0" l="0" r="0" t="0"/>
                    <a:stretch>
                      <a:fillRect/>
                    </a:stretch>
                  </pic:blipFill>
                  <pic:spPr>
                    <a:xfrm>
                      <a:off x="0" y="0"/>
                      <a:ext cx="5943600" cy="3987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9C">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Първата секция от страница View е Profile. В нея се съдържат полета с информация за профила на потребителя, която админа може да преглежда. Полетата са:</w:t>
      </w:r>
    </w:p>
    <w:p w:rsidR="00000000" w:rsidDel="00000000" w:rsidP="00000000" w:rsidRDefault="00000000" w:rsidRPr="00000000" w14:paraId="0000039D">
      <w:pPr>
        <w:numPr>
          <w:ilvl w:val="0"/>
          <w:numId w:val="78"/>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Name</w:t>
      </w:r>
    </w:p>
    <w:p w:rsidR="00000000" w:rsidDel="00000000" w:rsidP="00000000" w:rsidRDefault="00000000" w:rsidRPr="00000000" w14:paraId="0000039E">
      <w:pPr>
        <w:numPr>
          <w:ilvl w:val="0"/>
          <w:numId w:val="78"/>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Surname</w:t>
      </w:r>
    </w:p>
    <w:p w:rsidR="00000000" w:rsidDel="00000000" w:rsidP="00000000" w:rsidRDefault="00000000" w:rsidRPr="00000000" w14:paraId="0000039F">
      <w:pPr>
        <w:numPr>
          <w:ilvl w:val="0"/>
          <w:numId w:val="78"/>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Address</w:t>
      </w:r>
    </w:p>
    <w:p w:rsidR="00000000" w:rsidDel="00000000" w:rsidP="00000000" w:rsidRDefault="00000000" w:rsidRPr="00000000" w14:paraId="000003A0">
      <w:pPr>
        <w:numPr>
          <w:ilvl w:val="0"/>
          <w:numId w:val="78"/>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Phone number</w:t>
      </w:r>
    </w:p>
    <w:p w:rsidR="00000000" w:rsidDel="00000000" w:rsidP="00000000" w:rsidRDefault="00000000" w:rsidRPr="00000000" w14:paraId="000003A1">
      <w:pPr>
        <w:numPr>
          <w:ilvl w:val="0"/>
          <w:numId w:val="78"/>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Role - роля в системата</w:t>
      </w:r>
    </w:p>
    <w:p w:rsidR="00000000" w:rsidDel="00000000" w:rsidP="00000000" w:rsidRDefault="00000000" w:rsidRPr="00000000" w14:paraId="000003A2">
      <w:pPr>
        <w:numPr>
          <w:ilvl w:val="0"/>
          <w:numId w:val="78"/>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Approval - статуса на потребителя </w:t>
      </w:r>
    </w:p>
    <w:p w:rsidR="00000000" w:rsidDel="00000000" w:rsidP="00000000" w:rsidRDefault="00000000" w:rsidRPr="00000000" w14:paraId="000003A3">
      <w:pPr>
        <w:numPr>
          <w:ilvl w:val="0"/>
          <w:numId w:val="78"/>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iTasker </w:t>
      </w:r>
    </w:p>
    <w:p w:rsidR="00000000" w:rsidDel="00000000" w:rsidP="00000000" w:rsidRDefault="00000000" w:rsidRPr="00000000" w14:paraId="000003A4">
      <w:pPr>
        <w:numPr>
          <w:ilvl w:val="0"/>
          <w:numId w:val="78"/>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Main service category - категорията на главната му дейност(ако е iTasker)</w:t>
      </w:r>
    </w:p>
    <w:p w:rsidR="00000000" w:rsidDel="00000000" w:rsidP="00000000" w:rsidRDefault="00000000" w:rsidRPr="00000000" w14:paraId="000003A5">
      <w:pPr>
        <w:numPr>
          <w:ilvl w:val="0"/>
          <w:numId w:val="78"/>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Description - описание, което е написал за себе си.</w:t>
      </w:r>
    </w:p>
    <w:p w:rsidR="00000000" w:rsidDel="00000000" w:rsidP="00000000" w:rsidRDefault="00000000" w:rsidRPr="00000000" w14:paraId="000003A6">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A7">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Втората секция от страница View е Credentials. В нея се съдържат две полета:</w:t>
      </w:r>
    </w:p>
    <w:p w:rsidR="00000000" w:rsidDel="00000000" w:rsidP="00000000" w:rsidRDefault="00000000" w:rsidRPr="00000000" w14:paraId="000003A8">
      <w:pPr>
        <w:numPr>
          <w:ilvl w:val="0"/>
          <w:numId w:val="56"/>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Email - имейла с който е регистриран потребителя</w:t>
      </w:r>
    </w:p>
    <w:p w:rsidR="00000000" w:rsidDel="00000000" w:rsidP="00000000" w:rsidRDefault="00000000" w:rsidRPr="00000000" w14:paraId="000003A9">
      <w:pPr>
        <w:numPr>
          <w:ilvl w:val="0"/>
          <w:numId w:val="56"/>
        </w:numPr>
        <w:spacing w:line="276" w:lineRule="auto"/>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Status - дали статуса му е на активен или неактивен потребител.</w:t>
      </w:r>
    </w:p>
    <w:p w:rsidR="00000000" w:rsidDel="00000000" w:rsidP="00000000" w:rsidRDefault="00000000" w:rsidRPr="00000000" w14:paraId="000003AA">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1943100"/>
            <wp:effectExtent b="25400" l="25400" r="25400" t="25400"/>
            <wp:docPr id="130" name="image134.png"/>
            <a:graphic>
              <a:graphicData uri="http://schemas.openxmlformats.org/drawingml/2006/picture">
                <pic:pic>
                  <pic:nvPicPr>
                    <pic:cNvPr id="0" name="image134.png"/>
                    <pic:cNvPicPr preferRelativeResize="0"/>
                  </pic:nvPicPr>
                  <pic:blipFill>
                    <a:blip r:embed="rId95"/>
                    <a:srcRect b="0" l="0" r="0" t="0"/>
                    <a:stretch>
                      <a:fillRect/>
                    </a:stretch>
                  </pic:blipFill>
                  <pic:spPr>
                    <a:xfrm>
                      <a:off x="0" y="0"/>
                      <a:ext cx="5943600" cy="19431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AB">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AC">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Третата секция от страница View е Documents. В нея се съдържат документи, който потребителя е избрал да представи в  системата.</w:t>
      </w:r>
    </w:p>
    <w:p w:rsidR="00000000" w:rsidDel="00000000" w:rsidP="00000000" w:rsidRDefault="00000000" w:rsidRPr="00000000" w14:paraId="000003AD">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3530600"/>
            <wp:effectExtent b="25400" l="25400" r="25400" t="25400"/>
            <wp:docPr id="68" name="image74.png"/>
            <a:graphic>
              <a:graphicData uri="http://schemas.openxmlformats.org/drawingml/2006/picture">
                <pic:pic>
                  <pic:nvPicPr>
                    <pic:cNvPr id="0" name="image74.png"/>
                    <pic:cNvPicPr preferRelativeResize="0"/>
                  </pic:nvPicPr>
                  <pic:blipFill>
                    <a:blip r:embed="rId96"/>
                    <a:srcRect b="0" l="0" r="0" t="0"/>
                    <a:stretch>
                      <a:fillRect/>
                    </a:stretch>
                  </pic:blipFill>
                  <pic:spPr>
                    <a:xfrm>
                      <a:off x="0" y="0"/>
                      <a:ext cx="5943600" cy="3530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AE">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AF">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B0">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B1">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B2">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Четвъртата секция iTasker data, е страница с персонална информация за потребителя iTasker. Тя съдържа и бизнес информация, препоръки, инфо за застраховки и банкова информация за потребителя iTasker.</w:t>
      </w:r>
    </w:p>
    <w:p w:rsidR="00000000" w:rsidDel="00000000" w:rsidP="00000000" w:rsidRDefault="00000000" w:rsidRPr="00000000" w14:paraId="000003B3">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943600" cy="7696200"/>
            <wp:effectExtent b="25400" l="25400" r="25400" t="25400"/>
            <wp:docPr id="29" name="image16.png"/>
            <a:graphic>
              <a:graphicData uri="http://schemas.openxmlformats.org/drawingml/2006/picture">
                <pic:pic>
                  <pic:nvPicPr>
                    <pic:cNvPr id="0" name="image16.png"/>
                    <pic:cNvPicPr preferRelativeResize="0"/>
                  </pic:nvPicPr>
                  <pic:blipFill>
                    <a:blip r:embed="rId97"/>
                    <a:srcRect b="0" l="0" r="0" t="0"/>
                    <a:stretch>
                      <a:fillRect/>
                    </a:stretch>
                  </pic:blipFill>
                  <pic:spPr>
                    <a:xfrm>
                      <a:off x="0" y="0"/>
                      <a:ext cx="5943600" cy="7696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B4">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B5">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бутон ‘’Edit’’, се зарежда страница Edit page, от която админа може да променя информацията свързана с този потребител.</w:t>
      </w:r>
    </w:p>
    <w:p w:rsidR="00000000" w:rsidDel="00000000" w:rsidP="00000000" w:rsidRDefault="00000000" w:rsidRPr="00000000" w14:paraId="000003B6">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Секциите и полетата са идентични с описаните по-горе при бутон View, с разликата че тук са свободни за редакция от админ. </w:t>
      </w:r>
    </w:p>
    <w:p w:rsidR="00000000" w:rsidDel="00000000" w:rsidP="00000000" w:rsidRDefault="00000000" w:rsidRPr="00000000" w14:paraId="000003B7">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като се направят промените,  трябва да се запаметят с бутон ‘’Save’’. Ако не се натисне бутонът, промените няма да бъдат запаметени.</w:t>
      </w:r>
      <w:r w:rsidDel="00000000" w:rsidR="00000000" w:rsidRPr="00000000">
        <w:rPr>
          <w:rtl w:val="0"/>
        </w:rPr>
      </w:r>
    </w:p>
    <w:p w:rsidR="00000000" w:rsidDel="00000000" w:rsidP="00000000" w:rsidRDefault="00000000" w:rsidRPr="00000000" w14:paraId="000003B8">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B9">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Бутон ‘’Sign as User’’ се използва за влизане в системата, като избрания потребител. Извежда се съобщението “Do you want to Sign As user "iTasker Lea Petrova"? ” и админа има две опции - Yes or No.</w:t>
      </w:r>
    </w:p>
    <w:p w:rsidR="00000000" w:rsidDel="00000000" w:rsidP="00000000" w:rsidRDefault="00000000" w:rsidRPr="00000000" w14:paraId="000003BA">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253038" cy="1254331"/>
            <wp:effectExtent b="25400" l="25400" r="25400" t="25400"/>
            <wp:docPr id="2" name="image6.png"/>
            <a:graphic>
              <a:graphicData uri="http://schemas.openxmlformats.org/drawingml/2006/picture">
                <pic:pic>
                  <pic:nvPicPr>
                    <pic:cNvPr id="0" name="image6.png"/>
                    <pic:cNvPicPr preferRelativeResize="0"/>
                  </pic:nvPicPr>
                  <pic:blipFill>
                    <a:blip r:embed="rId98"/>
                    <a:srcRect b="0" l="0" r="0" t="0"/>
                    <a:stretch>
                      <a:fillRect/>
                    </a:stretch>
                  </pic:blipFill>
                  <pic:spPr>
                    <a:xfrm>
                      <a:off x="0" y="0"/>
                      <a:ext cx="5253038" cy="1254331"/>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BB">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BC">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Бутон ‘’Delete’’ служи за изтриване на потребител от системата. При избирането му се извежда съобщение: “Do you want to delete user "Mikhail Kyosev2"?” и админа има две опции - “Yes” и “No”.</w:t>
      </w:r>
      <w:r w:rsidDel="00000000" w:rsidR="00000000" w:rsidRPr="00000000">
        <w:rPr>
          <w:color w:val="38761d"/>
          <w:sz w:val="40"/>
          <w:szCs w:val="40"/>
          <w:u w:val="single"/>
          <w:rPrChange w:author="Nina Pavlova" w:id="2" w:date="2026-04-29T20:50:46Z">
            <w:rPr>
              <w:sz w:val="26"/>
              <w:szCs w:val="26"/>
            </w:rPr>
          </w:rPrChange>
        </w:rPr>
        <w:drawing>
          <wp:inline distB="114300" distT="114300" distL="114300" distR="114300">
            <wp:extent cx="5319713" cy="1295827"/>
            <wp:effectExtent b="25400" l="25400" r="25400" t="25400"/>
            <wp:docPr id="82" name="image70.png"/>
            <a:graphic>
              <a:graphicData uri="http://schemas.openxmlformats.org/drawingml/2006/picture">
                <pic:pic>
                  <pic:nvPicPr>
                    <pic:cNvPr id="0" name="image70.png"/>
                    <pic:cNvPicPr preferRelativeResize="0"/>
                  </pic:nvPicPr>
                  <pic:blipFill>
                    <a:blip r:embed="rId99"/>
                    <a:srcRect b="0" l="0" r="0" t="0"/>
                    <a:stretch>
                      <a:fillRect/>
                    </a:stretch>
                  </pic:blipFill>
                  <pic:spPr>
                    <a:xfrm>
                      <a:off x="0" y="0"/>
                      <a:ext cx="5319713" cy="1295827"/>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BD">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BE">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От меню Users админа може и да добави потребител. Горе вдясно има бутон ‘’Add’’, при избирането му се отваря страница Add user, където админа може да попълни данни и да създаде нов потребител. </w:t>
      </w:r>
    </w:p>
    <w:p w:rsidR="00000000" w:rsidDel="00000000" w:rsidP="00000000" w:rsidRDefault="00000000" w:rsidRPr="00000000" w14:paraId="000003BF">
      <w:pPr>
        <w:spacing w:line="276" w:lineRule="auto"/>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*Секциите и полетата са идентични с описаното за бутон View и Edit по-горе.</w:t>
      </w:r>
    </w:p>
    <w:p w:rsidR="00000000" w:rsidDel="00000000" w:rsidP="00000000" w:rsidRDefault="00000000" w:rsidRPr="00000000" w14:paraId="000003C0">
      <w:pPr>
        <w:spacing w:line="276" w:lineRule="auto"/>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3C1">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3C2">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3C3">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3C4">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3C5">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3C6">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3C7">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50trrzv7qpox" w:id="50"/>
      <w:bookmarkEnd w:id="50"/>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2.3.3.2 Workers подменю</w:t>
      </w:r>
    </w:p>
    <w:p w:rsidR="00000000" w:rsidDel="00000000" w:rsidP="00000000" w:rsidRDefault="00000000" w:rsidRPr="00000000" w14:paraId="000003C8">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3C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Worker  не е роля в iTask. Workers биват създадени от iTasker, който се води техен ръководител и другите потребители не виждат тези Workers. iTasker-a създава своите работници сам, като попълва данните им в системата и ги групира в екипи. Един iTasker може и да работи сам, без да има създадени Workers. Той може да създава неограничен брой workers, но за да функционира екипа и за да може да бъде назначаван към даден таск Workers трябва да са одобрени от админа.</w:t>
      </w:r>
    </w:p>
    <w:p w:rsidR="00000000" w:rsidDel="00000000" w:rsidP="00000000" w:rsidRDefault="00000000" w:rsidRPr="00000000" w14:paraId="000003C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подменюто Workers се отваря страница с всички Workers в системата.</w:t>
      </w:r>
    </w:p>
    <w:p w:rsidR="00000000" w:rsidDel="00000000" w:rsidP="00000000" w:rsidRDefault="00000000" w:rsidRPr="00000000" w14:paraId="000003C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955800"/>
            <wp:effectExtent b="25400" l="25400" r="25400" t="25400"/>
            <wp:docPr id="93" name="image108.png"/>
            <a:graphic>
              <a:graphicData uri="http://schemas.openxmlformats.org/drawingml/2006/picture">
                <pic:pic>
                  <pic:nvPicPr>
                    <pic:cNvPr id="0" name="image108.png"/>
                    <pic:cNvPicPr preferRelativeResize="0"/>
                  </pic:nvPicPr>
                  <pic:blipFill>
                    <a:blip r:embed="rId100"/>
                    <a:srcRect b="0" l="0" r="0" t="0"/>
                    <a:stretch>
                      <a:fillRect/>
                    </a:stretch>
                  </pic:blipFill>
                  <pic:spPr>
                    <a:xfrm>
                      <a:off x="0" y="0"/>
                      <a:ext cx="5943600" cy="1955800"/>
                    </a:xfrm>
                    <a:prstGeom prst="rect"/>
                    <a:ln w="25400">
                      <a:solidFill>
                        <a:srgbClr val="434343"/>
                      </a:solidFill>
                      <a:prstDash val="solid"/>
                    </a:ln>
                  </pic:spPr>
                </pic:pic>
              </a:graphicData>
            </a:graphic>
          </wp:inline>
        </w:drawing>
      </w:r>
      <w:r w:rsidDel="00000000" w:rsidR="00000000" w:rsidRPr="00000000">
        <w:rPr>
          <w:color w:val="38761d"/>
          <w:sz w:val="40"/>
          <w:szCs w:val="40"/>
          <w:u w:val="single"/>
          <w:rtl w:val="0"/>
          <w:rPrChange w:author="Nina Pavlova" w:id="2" w:date="2026-04-29T20:50:46Z">
            <w:rPr>
              <w:color w:val="212529"/>
              <w:sz w:val="26"/>
              <w:szCs w:val="26"/>
            </w:rPr>
          </w:rPrChange>
        </w:rPr>
        <w:t xml:space="preserve"> </w:t>
      </w:r>
    </w:p>
    <w:p w:rsidR="00000000" w:rsidDel="00000000" w:rsidP="00000000" w:rsidRDefault="00000000" w:rsidRPr="00000000" w14:paraId="000003C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На тази страница админа вижда тяхната информация като: име, имейл, телефон, профилна снимка и техния статус.</w:t>
      </w:r>
    </w:p>
    <w:p w:rsidR="00000000" w:rsidDel="00000000" w:rsidP="00000000" w:rsidRDefault="00000000" w:rsidRPr="00000000" w14:paraId="000003CD">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Тук админа може да извърши няколко действия:</w:t>
      </w:r>
    </w:p>
    <w:p w:rsidR="00000000" w:rsidDel="00000000" w:rsidP="00000000" w:rsidRDefault="00000000" w:rsidRPr="00000000" w14:paraId="000003CE">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CF">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В списъка Workers, към всеки потребител админа има три бутона: “View”, “Edit” и “Remove”.</w:t>
      </w:r>
    </w:p>
    <w:p w:rsidR="00000000" w:rsidDel="00000000" w:rsidP="00000000" w:rsidRDefault="00000000" w:rsidRPr="00000000" w14:paraId="000003D0">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D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“View”, се отваря страница на която админа може да преглежда детайлно информацията за този Worker. Тя е:</w:t>
      </w:r>
    </w:p>
    <w:p w:rsidR="00000000" w:rsidDel="00000000" w:rsidP="00000000" w:rsidRDefault="00000000" w:rsidRPr="00000000" w14:paraId="000003D2">
      <w:pPr>
        <w:numPr>
          <w:ilvl w:val="0"/>
          <w:numId w:val="3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First name </w:t>
      </w:r>
    </w:p>
    <w:p w:rsidR="00000000" w:rsidDel="00000000" w:rsidP="00000000" w:rsidRDefault="00000000" w:rsidRPr="00000000" w14:paraId="000003D3">
      <w:pPr>
        <w:numPr>
          <w:ilvl w:val="0"/>
          <w:numId w:val="3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Last name</w:t>
      </w:r>
    </w:p>
    <w:p w:rsidR="00000000" w:rsidDel="00000000" w:rsidP="00000000" w:rsidRDefault="00000000" w:rsidRPr="00000000" w14:paraId="000003D4">
      <w:pPr>
        <w:numPr>
          <w:ilvl w:val="0"/>
          <w:numId w:val="3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Email</w:t>
      </w:r>
    </w:p>
    <w:p w:rsidR="00000000" w:rsidDel="00000000" w:rsidP="00000000" w:rsidRDefault="00000000" w:rsidRPr="00000000" w14:paraId="000003D5">
      <w:pPr>
        <w:numPr>
          <w:ilvl w:val="0"/>
          <w:numId w:val="3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Phone Number</w:t>
      </w:r>
    </w:p>
    <w:p w:rsidR="00000000" w:rsidDel="00000000" w:rsidP="00000000" w:rsidRDefault="00000000" w:rsidRPr="00000000" w14:paraId="000003D6">
      <w:pPr>
        <w:numPr>
          <w:ilvl w:val="0"/>
          <w:numId w:val="3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iTasker</w:t>
      </w:r>
    </w:p>
    <w:p w:rsidR="00000000" w:rsidDel="00000000" w:rsidP="00000000" w:rsidRDefault="00000000" w:rsidRPr="00000000" w14:paraId="000003D7">
      <w:pPr>
        <w:numPr>
          <w:ilvl w:val="0"/>
          <w:numId w:val="3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Address</w:t>
      </w:r>
    </w:p>
    <w:p w:rsidR="00000000" w:rsidDel="00000000" w:rsidP="00000000" w:rsidRDefault="00000000" w:rsidRPr="00000000" w14:paraId="000003D8">
      <w:pPr>
        <w:numPr>
          <w:ilvl w:val="0"/>
          <w:numId w:val="3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Description</w:t>
      </w:r>
    </w:p>
    <w:p w:rsidR="00000000" w:rsidDel="00000000" w:rsidP="00000000" w:rsidRDefault="00000000" w:rsidRPr="00000000" w14:paraId="000003D9">
      <w:pPr>
        <w:numPr>
          <w:ilvl w:val="0"/>
          <w:numId w:val="3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Photo</w:t>
      </w:r>
    </w:p>
    <w:p w:rsidR="00000000" w:rsidDel="00000000" w:rsidP="00000000" w:rsidRDefault="00000000" w:rsidRPr="00000000" w14:paraId="000003DA">
      <w:pPr>
        <w:numPr>
          <w:ilvl w:val="0"/>
          <w:numId w:val="3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Documents</w:t>
      </w:r>
    </w:p>
    <w:p w:rsidR="00000000" w:rsidDel="00000000" w:rsidP="00000000" w:rsidRDefault="00000000" w:rsidRPr="00000000" w14:paraId="000003D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3124200"/>
            <wp:effectExtent b="25400" l="25400" r="25400" t="25400"/>
            <wp:docPr id="155" name="image159.png"/>
            <a:graphic>
              <a:graphicData uri="http://schemas.openxmlformats.org/drawingml/2006/picture">
                <pic:pic>
                  <pic:nvPicPr>
                    <pic:cNvPr id="0" name="image159.png"/>
                    <pic:cNvPicPr preferRelativeResize="0"/>
                  </pic:nvPicPr>
                  <pic:blipFill>
                    <a:blip r:embed="rId101"/>
                    <a:srcRect b="0" l="0" r="0" t="0"/>
                    <a:stretch>
                      <a:fillRect/>
                    </a:stretch>
                  </pic:blipFill>
                  <pic:spPr>
                    <a:xfrm>
                      <a:off x="0" y="0"/>
                      <a:ext cx="5943600" cy="3124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D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DD">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DE">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“Edit” се отваря страница, на която админа може да редактира информацията за дадения Worker.</w:t>
      </w:r>
    </w:p>
    <w:p w:rsidR="00000000" w:rsidDel="00000000" w:rsidP="00000000" w:rsidRDefault="00000000" w:rsidRPr="00000000" w14:paraId="000003DF">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Полетата на тази страница са идентични с тези от страница View, с разликата, че тук админа може да прави промени.</w:t>
      </w:r>
    </w:p>
    <w:p w:rsidR="00000000" w:rsidDel="00000000" w:rsidP="00000000" w:rsidRDefault="00000000" w:rsidRPr="00000000" w14:paraId="000003E0">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като се направят промените,  трябва да се запаметят с бутон ‘’Save’’. Ако не се натисне бутонът, промените няма да бъдат запаметени.</w:t>
      </w:r>
    </w:p>
    <w:p w:rsidR="00000000" w:rsidDel="00000000" w:rsidP="00000000" w:rsidRDefault="00000000" w:rsidRPr="00000000" w14:paraId="000003E1">
      <w:pPr>
        <w:spacing w:line="276" w:lineRule="auto"/>
        <w:rPr>
          <w:color w:val="38761d"/>
          <w:sz w:val="40"/>
          <w:szCs w:val="40"/>
          <w:u w:val="single"/>
          <w:rPrChange w:author="Nina Pavlova" w:id="2" w:date="2026-04-29T20:50:46Z">
            <w:rPr>
              <w:color w:val="ff1f35"/>
              <w:sz w:val="26"/>
              <w:szCs w:val="26"/>
            </w:rPr>
          </w:rPrChange>
        </w:rPr>
      </w:pPr>
      <w:r w:rsidDel="00000000" w:rsidR="00000000" w:rsidRPr="00000000">
        <w:rPr>
          <w:rtl w:val="0"/>
        </w:rPr>
      </w:r>
    </w:p>
    <w:p w:rsidR="00000000" w:rsidDel="00000000" w:rsidP="00000000" w:rsidRDefault="00000000" w:rsidRPr="00000000" w14:paraId="000003E2">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3708400"/>
            <wp:effectExtent b="25400" l="25400" r="25400" t="25400"/>
            <wp:docPr id="87" name="image78.png"/>
            <a:graphic>
              <a:graphicData uri="http://schemas.openxmlformats.org/drawingml/2006/picture">
                <pic:pic>
                  <pic:nvPicPr>
                    <pic:cNvPr id="0" name="image78.png"/>
                    <pic:cNvPicPr preferRelativeResize="0"/>
                  </pic:nvPicPr>
                  <pic:blipFill>
                    <a:blip r:embed="rId102"/>
                    <a:srcRect b="0" l="0" r="0" t="0"/>
                    <a:stretch>
                      <a:fillRect/>
                    </a:stretch>
                  </pic:blipFill>
                  <pic:spPr>
                    <a:xfrm>
                      <a:off x="0" y="0"/>
                      <a:ext cx="5943600" cy="3708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E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E4">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На тази страница админа може да промени статуса на Worker -а.</w:t>
      </w:r>
    </w:p>
    <w:p w:rsidR="00000000" w:rsidDel="00000000" w:rsidP="00000000" w:rsidRDefault="00000000" w:rsidRPr="00000000" w14:paraId="000003E5">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E6">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‘’Remove’’, админа може да премахне worker.</w:t>
      </w:r>
    </w:p>
    <w:p w:rsidR="00000000" w:rsidDel="00000000" w:rsidP="00000000" w:rsidRDefault="00000000" w:rsidRPr="00000000" w14:paraId="000003E7">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Извежда се съобщение “Are you sure you want to remove Aida </w:t>
      </w:r>
      <w:r w:rsidDel="00000000" w:rsidR="00000000" w:rsidRPr="00000000">
        <w:rPr>
          <w:color w:val="38761d"/>
          <w:sz w:val="40"/>
          <w:szCs w:val="40"/>
          <w:u w:val="single"/>
          <w:rtl w:val="0"/>
          <w:rPrChange w:author="Nina Pavlova" w:id="2" w:date="2026-04-29T20:50:46Z">
            <w:rPr>
              <w:color w:val="212529"/>
              <w:sz w:val="26"/>
              <w:szCs w:val="26"/>
            </w:rPr>
          </w:rPrChange>
        </w:rPr>
        <w:t xml:space="preserve">Nurazmah</w:t>
      </w:r>
      <w:r w:rsidDel="00000000" w:rsidR="00000000" w:rsidRPr="00000000">
        <w:rPr>
          <w:color w:val="38761d"/>
          <w:sz w:val="40"/>
          <w:szCs w:val="40"/>
          <w:u w:val="single"/>
          <w:rtl w:val="0"/>
          <w:rPrChange w:author="Nina Pavlova" w:id="2" w:date="2026-04-29T20:50:46Z">
            <w:rPr>
              <w:color w:val="212529"/>
              <w:sz w:val="26"/>
              <w:szCs w:val="26"/>
            </w:rPr>
          </w:rPrChange>
        </w:rPr>
        <w:t xml:space="preserve"> worker? ” и админа има две опции- “Yes” и “No”.</w:t>
      </w:r>
    </w:p>
    <w:p w:rsidR="00000000" w:rsidDel="00000000" w:rsidP="00000000" w:rsidRDefault="00000000" w:rsidRPr="00000000" w14:paraId="000003E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E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Админа може да филтрира потребителите на тази страница. За целта има поле Filter, от което може да търси потребителите по име. </w:t>
      </w: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295400"/>
            <wp:effectExtent b="25400" l="25400" r="25400" t="25400"/>
            <wp:docPr id="73" name="image77.png"/>
            <a:graphic>
              <a:graphicData uri="http://schemas.openxmlformats.org/drawingml/2006/picture">
                <pic:pic>
                  <pic:nvPicPr>
                    <pic:cNvPr id="0" name="image77.png"/>
                    <pic:cNvPicPr preferRelativeResize="0"/>
                  </pic:nvPicPr>
                  <pic:blipFill>
                    <a:blip r:embed="rId103"/>
                    <a:srcRect b="0" l="0" r="0" t="0"/>
                    <a:stretch>
                      <a:fillRect/>
                    </a:stretch>
                  </pic:blipFill>
                  <pic:spPr>
                    <a:xfrm>
                      <a:off x="0" y="0"/>
                      <a:ext cx="5943600" cy="1295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E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E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E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Бутон ‘’Add’’, позволява на админа да добави Worker Към системата. При избирането му се отваря страница Workers, на която админа може да попълни следните данни:</w:t>
      </w:r>
    </w:p>
    <w:p w:rsidR="00000000" w:rsidDel="00000000" w:rsidP="00000000" w:rsidRDefault="00000000" w:rsidRPr="00000000" w14:paraId="000003ED">
      <w:pPr>
        <w:numPr>
          <w:ilvl w:val="0"/>
          <w:numId w:val="5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First name </w:t>
      </w:r>
    </w:p>
    <w:p w:rsidR="00000000" w:rsidDel="00000000" w:rsidP="00000000" w:rsidRDefault="00000000" w:rsidRPr="00000000" w14:paraId="000003EE">
      <w:pPr>
        <w:numPr>
          <w:ilvl w:val="0"/>
          <w:numId w:val="5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Last name</w:t>
      </w:r>
    </w:p>
    <w:p w:rsidR="00000000" w:rsidDel="00000000" w:rsidP="00000000" w:rsidRDefault="00000000" w:rsidRPr="00000000" w14:paraId="000003EF">
      <w:pPr>
        <w:numPr>
          <w:ilvl w:val="0"/>
          <w:numId w:val="5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Email</w:t>
      </w:r>
    </w:p>
    <w:p w:rsidR="00000000" w:rsidDel="00000000" w:rsidP="00000000" w:rsidRDefault="00000000" w:rsidRPr="00000000" w14:paraId="000003F0">
      <w:pPr>
        <w:numPr>
          <w:ilvl w:val="0"/>
          <w:numId w:val="5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Phone number</w:t>
      </w:r>
    </w:p>
    <w:p w:rsidR="00000000" w:rsidDel="00000000" w:rsidP="00000000" w:rsidRDefault="00000000" w:rsidRPr="00000000" w14:paraId="000003F1">
      <w:pPr>
        <w:numPr>
          <w:ilvl w:val="0"/>
          <w:numId w:val="5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iTasker - от дропдаун менюто се избира iTaskera, към който се отнася този Worker.</w:t>
      </w:r>
    </w:p>
    <w:p w:rsidR="00000000" w:rsidDel="00000000" w:rsidP="00000000" w:rsidRDefault="00000000" w:rsidRPr="00000000" w14:paraId="000003F2">
      <w:pPr>
        <w:numPr>
          <w:ilvl w:val="0"/>
          <w:numId w:val="5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Address</w:t>
      </w:r>
    </w:p>
    <w:p w:rsidR="00000000" w:rsidDel="00000000" w:rsidP="00000000" w:rsidRDefault="00000000" w:rsidRPr="00000000" w14:paraId="000003F3">
      <w:pPr>
        <w:numPr>
          <w:ilvl w:val="0"/>
          <w:numId w:val="5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Description</w:t>
      </w:r>
    </w:p>
    <w:p w:rsidR="00000000" w:rsidDel="00000000" w:rsidP="00000000" w:rsidRDefault="00000000" w:rsidRPr="00000000" w14:paraId="000003F4">
      <w:pPr>
        <w:numPr>
          <w:ilvl w:val="0"/>
          <w:numId w:val="5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Photo</w:t>
      </w:r>
    </w:p>
    <w:p w:rsidR="00000000" w:rsidDel="00000000" w:rsidP="00000000" w:rsidRDefault="00000000" w:rsidRPr="00000000" w14:paraId="000003F5">
      <w:pPr>
        <w:numPr>
          <w:ilvl w:val="0"/>
          <w:numId w:val="5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Documents - могат да се представят документи свързани с този Worker</w:t>
      </w:r>
    </w:p>
    <w:p w:rsidR="00000000" w:rsidDel="00000000" w:rsidP="00000000" w:rsidRDefault="00000000" w:rsidRPr="00000000" w14:paraId="000003F6">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3149600"/>
            <wp:effectExtent b="25400" l="25400" r="25400" t="25400"/>
            <wp:docPr id="60" name="image48.png"/>
            <a:graphic>
              <a:graphicData uri="http://schemas.openxmlformats.org/drawingml/2006/picture">
                <pic:pic>
                  <pic:nvPicPr>
                    <pic:cNvPr id="0" name="image48.png"/>
                    <pic:cNvPicPr preferRelativeResize="0"/>
                  </pic:nvPicPr>
                  <pic:blipFill>
                    <a:blip r:embed="rId104"/>
                    <a:srcRect b="0" l="0" r="0" t="0"/>
                    <a:stretch>
                      <a:fillRect/>
                    </a:stretch>
                  </pic:blipFill>
                  <pic:spPr>
                    <a:xfrm>
                      <a:off x="0" y="0"/>
                      <a:ext cx="5943600" cy="3149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3F7">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F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F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F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FB">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u0u40n857c6f" w:id="51"/>
      <w:bookmarkEnd w:id="51"/>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2.3.3.3 Teams подменю</w:t>
      </w:r>
    </w:p>
    <w:p w:rsidR="00000000" w:rsidDel="00000000" w:rsidP="00000000" w:rsidRDefault="00000000" w:rsidRPr="00000000" w14:paraId="000003F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За да функционира дейността на един iTasker, той трябва да има назначени Workers обединени в Teams. Екипа представлява група от Workers, към определен iTasker. Всеки екип трябва да има един или повече работници и една или повече услуги, които да извършва. След като iTasker-a създаде екип, той може да го назначава за определена задача.</w:t>
      </w:r>
    </w:p>
    <w:p w:rsidR="00000000" w:rsidDel="00000000" w:rsidP="00000000" w:rsidRDefault="00000000" w:rsidRPr="00000000" w14:paraId="000003FD">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подменю Teams, се отваря страница съдържаща всички екипи в системата. </w:t>
      </w:r>
    </w:p>
    <w:p w:rsidR="00000000" w:rsidDel="00000000" w:rsidP="00000000" w:rsidRDefault="00000000" w:rsidRPr="00000000" w14:paraId="000003FE">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3FF">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2819400"/>
            <wp:effectExtent b="25400" l="25400" r="25400" t="25400"/>
            <wp:docPr id="91" name="image80.png"/>
            <a:graphic>
              <a:graphicData uri="http://schemas.openxmlformats.org/drawingml/2006/picture">
                <pic:pic>
                  <pic:nvPicPr>
                    <pic:cNvPr id="0" name="image80.png"/>
                    <pic:cNvPicPr preferRelativeResize="0"/>
                  </pic:nvPicPr>
                  <pic:blipFill>
                    <a:blip r:embed="rId105"/>
                    <a:srcRect b="0" l="0" r="0" t="0"/>
                    <a:stretch>
                      <a:fillRect/>
                    </a:stretch>
                  </pic:blipFill>
                  <pic:spPr>
                    <a:xfrm>
                      <a:off x="0" y="0"/>
                      <a:ext cx="5943600" cy="2819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00">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На тази страница админа вижда информация за всеки екип, съдържаща: името на екипа,членовете на екипа, към кой iTasker се отнася екипа, какъв е неговия статус, района, в който оперира екипа, услугите, които извършва.</w:t>
      </w:r>
    </w:p>
    <w:p w:rsidR="00000000" w:rsidDel="00000000" w:rsidP="00000000" w:rsidRDefault="00000000" w:rsidRPr="00000000" w14:paraId="0000040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02">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В списъка Teams, към всеки потребител админа има три бутона: “View”, “Edit” и “Remove”.</w:t>
      </w:r>
    </w:p>
    <w:p w:rsidR="00000000" w:rsidDel="00000000" w:rsidP="00000000" w:rsidRDefault="00000000" w:rsidRPr="00000000" w14:paraId="0000040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04">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‘’View’’, се отваря страница на която админа може да прегледа информацията за екипа.</w:t>
      </w:r>
    </w:p>
    <w:p w:rsidR="00000000" w:rsidDel="00000000" w:rsidP="00000000" w:rsidRDefault="00000000" w:rsidRPr="00000000" w14:paraId="00000405">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3581400"/>
            <wp:effectExtent b="25400" l="25400" r="25400" t="25400"/>
            <wp:docPr id="36" name="image50.png"/>
            <a:graphic>
              <a:graphicData uri="http://schemas.openxmlformats.org/drawingml/2006/picture">
                <pic:pic>
                  <pic:nvPicPr>
                    <pic:cNvPr id="0" name="image50.png"/>
                    <pic:cNvPicPr preferRelativeResize="0"/>
                  </pic:nvPicPr>
                  <pic:blipFill>
                    <a:blip r:embed="rId106"/>
                    <a:srcRect b="0" l="0" r="0" t="0"/>
                    <a:stretch>
                      <a:fillRect/>
                    </a:stretch>
                  </pic:blipFill>
                  <pic:spPr>
                    <a:xfrm>
                      <a:off x="0" y="0"/>
                      <a:ext cx="5943600" cy="3581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06">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Горе вдясно има бързи бутони за редактиране и премахване на екип.</w:t>
      </w:r>
    </w:p>
    <w:p w:rsidR="00000000" w:rsidDel="00000000" w:rsidP="00000000" w:rsidRDefault="00000000" w:rsidRPr="00000000" w14:paraId="00000407">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страница View може да се смени статуса на екипа.</w:t>
      </w:r>
    </w:p>
    <w:p w:rsidR="00000000" w:rsidDel="00000000" w:rsidP="00000000" w:rsidRDefault="00000000" w:rsidRPr="00000000" w14:paraId="0000040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Страница View, съдържа информация за:</w:t>
      </w:r>
    </w:p>
    <w:p w:rsidR="00000000" w:rsidDel="00000000" w:rsidP="00000000" w:rsidRDefault="00000000" w:rsidRPr="00000000" w14:paraId="00000409">
      <w:pPr>
        <w:numPr>
          <w:ilvl w:val="0"/>
          <w:numId w:val="71"/>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iTasker-a, на който принадлежи екипа</w:t>
      </w:r>
    </w:p>
    <w:p w:rsidR="00000000" w:rsidDel="00000000" w:rsidP="00000000" w:rsidRDefault="00000000" w:rsidRPr="00000000" w14:paraId="0000040A">
      <w:pPr>
        <w:numPr>
          <w:ilvl w:val="0"/>
          <w:numId w:val="71"/>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Услугите, които изпълнява този екип</w:t>
      </w:r>
    </w:p>
    <w:p w:rsidR="00000000" w:rsidDel="00000000" w:rsidP="00000000" w:rsidRDefault="00000000" w:rsidRPr="00000000" w14:paraId="0000040B">
      <w:pPr>
        <w:numPr>
          <w:ilvl w:val="0"/>
          <w:numId w:val="71"/>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Членовете на екипа</w:t>
      </w:r>
    </w:p>
    <w:p w:rsidR="00000000" w:rsidDel="00000000" w:rsidP="00000000" w:rsidRDefault="00000000" w:rsidRPr="00000000" w14:paraId="0000040C">
      <w:pPr>
        <w:numPr>
          <w:ilvl w:val="0"/>
          <w:numId w:val="71"/>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Района, в който оперира екипа</w:t>
      </w:r>
    </w:p>
    <w:p w:rsidR="00000000" w:rsidDel="00000000" w:rsidP="00000000" w:rsidRDefault="00000000" w:rsidRPr="00000000" w14:paraId="0000040D">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Към всяка секция с информация има бутон “Edit”, който служи за препращане към редакционната страница.</w:t>
      </w:r>
    </w:p>
    <w:p w:rsidR="00000000" w:rsidDel="00000000" w:rsidP="00000000" w:rsidRDefault="00000000" w:rsidRPr="00000000" w14:paraId="0000040E">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0F">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‘’Edit’’ се отваря страница, от която админа може да редактира информацията за екипа.</w:t>
      </w:r>
    </w:p>
    <w:p w:rsidR="00000000" w:rsidDel="00000000" w:rsidP="00000000" w:rsidRDefault="00000000" w:rsidRPr="00000000" w14:paraId="00000410">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2730500"/>
            <wp:effectExtent b="25400" l="25400" r="25400" t="25400"/>
            <wp:docPr id="145" name="image147.png"/>
            <a:graphic>
              <a:graphicData uri="http://schemas.openxmlformats.org/drawingml/2006/picture">
                <pic:pic>
                  <pic:nvPicPr>
                    <pic:cNvPr id="0" name="image147.png"/>
                    <pic:cNvPicPr preferRelativeResize="0"/>
                  </pic:nvPicPr>
                  <pic:blipFill>
                    <a:blip r:embed="rId107"/>
                    <a:srcRect b="0" l="0" r="0" t="0"/>
                    <a:stretch>
                      <a:fillRect/>
                    </a:stretch>
                  </pic:blipFill>
                  <pic:spPr>
                    <a:xfrm>
                      <a:off x="0" y="0"/>
                      <a:ext cx="5943600" cy="27305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1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Редакцията на екип се извършва в пет стъпки.</w:t>
      </w:r>
    </w:p>
    <w:p w:rsidR="00000000" w:rsidDel="00000000" w:rsidP="00000000" w:rsidRDefault="00000000" w:rsidRPr="00000000" w14:paraId="00000412">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1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Първата стъпка съдържа полета с iTasker-a, към който спада екипа и името на екипа.</w:t>
      </w:r>
    </w:p>
    <w:p w:rsidR="00000000" w:rsidDel="00000000" w:rsidP="00000000" w:rsidRDefault="00000000" w:rsidRPr="00000000" w14:paraId="00000414">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15">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16">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Втората стъпка дава възможност за избор на услугите, които извършва екипа.</w:t>
      </w:r>
    </w:p>
    <w:p w:rsidR="00000000" w:rsidDel="00000000" w:rsidP="00000000" w:rsidRDefault="00000000" w:rsidRPr="00000000" w14:paraId="00000417">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014913" cy="3126284"/>
            <wp:effectExtent b="25400" l="25400" r="25400" t="25400"/>
            <wp:docPr id="35" name="image45.png"/>
            <a:graphic>
              <a:graphicData uri="http://schemas.openxmlformats.org/drawingml/2006/picture">
                <pic:pic>
                  <pic:nvPicPr>
                    <pic:cNvPr id="0" name="image45.png"/>
                    <pic:cNvPicPr preferRelativeResize="0"/>
                  </pic:nvPicPr>
                  <pic:blipFill>
                    <a:blip r:embed="rId108"/>
                    <a:srcRect b="0" l="0" r="0" t="0"/>
                    <a:stretch>
                      <a:fillRect/>
                    </a:stretch>
                  </pic:blipFill>
                  <pic:spPr>
                    <a:xfrm>
                      <a:off x="0" y="0"/>
                      <a:ext cx="5014913" cy="3126284"/>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1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w:t>
      </w:r>
    </w:p>
    <w:p w:rsidR="00000000" w:rsidDel="00000000" w:rsidP="00000000" w:rsidRDefault="00000000" w:rsidRPr="00000000" w14:paraId="0000041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Третата стъпка е за избор на членове на екипа.</w:t>
      </w:r>
    </w:p>
    <w:p w:rsidR="00000000" w:rsidDel="00000000" w:rsidP="00000000" w:rsidRDefault="00000000" w:rsidRPr="00000000" w14:paraId="0000041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2616200"/>
            <wp:effectExtent b="25400" l="25400" r="25400" t="25400"/>
            <wp:docPr id="77" name="image64.png"/>
            <a:graphic>
              <a:graphicData uri="http://schemas.openxmlformats.org/drawingml/2006/picture">
                <pic:pic>
                  <pic:nvPicPr>
                    <pic:cNvPr id="0" name="image64.png"/>
                    <pic:cNvPicPr preferRelativeResize="0"/>
                  </pic:nvPicPr>
                  <pic:blipFill>
                    <a:blip r:embed="rId109"/>
                    <a:srcRect b="0" l="0" r="0" t="0"/>
                    <a:stretch>
                      <a:fillRect/>
                    </a:stretch>
                  </pic:blipFill>
                  <pic:spPr>
                    <a:xfrm>
                      <a:off x="0" y="0"/>
                      <a:ext cx="5943600" cy="2616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1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Четвъртата стъпка е за промяна на обсега на работа на екипа.</w:t>
      </w:r>
    </w:p>
    <w:p w:rsidR="00000000" w:rsidDel="00000000" w:rsidP="00000000" w:rsidRDefault="00000000" w:rsidRPr="00000000" w14:paraId="0000041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3390900"/>
            <wp:effectExtent b="25400" l="25400" r="25400" t="25400"/>
            <wp:docPr id="8" name="image35.png"/>
            <a:graphic>
              <a:graphicData uri="http://schemas.openxmlformats.org/drawingml/2006/picture">
                <pic:pic>
                  <pic:nvPicPr>
                    <pic:cNvPr id="0" name="image35.png"/>
                    <pic:cNvPicPr preferRelativeResize="0"/>
                  </pic:nvPicPr>
                  <pic:blipFill>
                    <a:blip r:embed="rId110"/>
                    <a:srcRect b="0" l="0" r="0" t="0"/>
                    <a:stretch>
                      <a:fillRect/>
                    </a:stretch>
                  </pic:blipFill>
                  <pic:spPr>
                    <a:xfrm>
                      <a:off x="0" y="0"/>
                      <a:ext cx="5943600" cy="33909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1D">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w:t>
      </w:r>
    </w:p>
    <w:p w:rsidR="00000000" w:rsidDel="00000000" w:rsidP="00000000" w:rsidRDefault="00000000" w:rsidRPr="00000000" w14:paraId="0000041E">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бутон ‘’Edit info’’, се преминава на следващата стъпка, която служи за преглед на променената информация.</w:t>
      </w:r>
    </w:p>
    <w:p w:rsidR="00000000" w:rsidDel="00000000" w:rsidP="00000000" w:rsidRDefault="00000000" w:rsidRPr="00000000" w14:paraId="0000041F">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като се направят промените,  трябва да се запаметят с бутон ‘’Save’’. Ако не се натисне бутонът, промените няма да бъдат запаметени.</w:t>
      </w:r>
    </w:p>
    <w:p w:rsidR="00000000" w:rsidDel="00000000" w:rsidP="00000000" w:rsidRDefault="00000000" w:rsidRPr="00000000" w14:paraId="00000420">
      <w:pPr>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2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Админа може да филтрира потребителите на тази страница. За целта има поле Filter, от което може да търси потребителите по име. Вдясно от този филтър има и друг, от който резултатите могат да се филтрират по статус на потребителя.</w:t>
      </w:r>
    </w:p>
    <w:p w:rsidR="00000000" w:rsidDel="00000000" w:rsidP="00000000" w:rsidRDefault="00000000" w:rsidRPr="00000000" w14:paraId="00000422">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485900"/>
            <wp:effectExtent b="25400" l="25400" r="25400" t="25400"/>
            <wp:docPr id="157" name="image157.png"/>
            <a:graphic>
              <a:graphicData uri="http://schemas.openxmlformats.org/drawingml/2006/picture">
                <pic:pic>
                  <pic:nvPicPr>
                    <pic:cNvPr id="0" name="image157.png"/>
                    <pic:cNvPicPr preferRelativeResize="0"/>
                  </pic:nvPicPr>
                  <pic:blipFill>
                    <a:blip r:embed="rId111"/>
                    <a:srcRect b="0" l="0" r="0" t="0"/>
                    <a:stretch>
                      <a:fillRect/>
                    </a:stretch>
                  </pic:blipFill>
                  <pic:spPr>
                    <a:xfrm>
                      <a:off x="0" y="0"/>
                      <a:ext cx="5943600" cy="14859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2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24">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25">
      <w:pPr>
        <w:spacing w:line="276" w:lineRule="auto"/>
        <w:rPr>
          <w:color w:val="38761d"/>
          <w:sz w:val="40"/>
          <w:szCs w:val="40"/>
          <w:u w:val="single"/>
          <w:rPrChange w:author="Nina Pavlova" w:id="2" w:date="2026-04-29T20:50:46Z">
            <w:rPr>
              <w:color w:val="ff1f35"/>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Бутон ‘’Add Team’’ дава възможност на админа да създаде нов екип.При избирането му се отваря страница Teams.</w:t>
      </w:r>
      <w:r w:rsidDel="00000000" w:rsidR="00000000" w:rsidRPr="00000000">
        <w:rPr>
          <w:rtl w:val="0"/>
        </w:rPr>
      </w:r>
    </w:p>
    <w:p w:rsidR="00000000" w:rsidDel="00000000" w:rsidP="00000000" w:rsidRDefault="00000000" w:rsidRPr="00000000" w14:paraId="00000426">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На тази страница админа попълва информацията за екипа.</w:t>
      </w:r>
    </w:p>
    <w:p w:rsidR="00000000" w:rsidDel="00000000" w:rsidP="00000000" w:rsidRDefault="00000000" w:rsidRPr="00000000" w14:paraId="00000427">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2425700"/>
            <wp:effectExtent b="25400" l="25400" r="25400" t="25400"/>
            <wp:docPr id="7" name="image5.png"/>
            <a:graphic>
              <a:graphicData uri="http://schemas.openxmlformats.org/drawingml/2006/picture">
                <pic:pic>
                  <pic:nvPicPr>
                    <pic:cNvPr id="0" name="image5.png"/>
                    <pic:cNvPicPr preferRelativeResize="0"/>
                  </pic:nvPicPr>
                  <pic:blipFill>
                    <a:blip r:embed="rId112"/>
                    <a:srcRect b="0" l="0" r="0" t="0"/>
                    <a:stretch>
                      <a:fillRect/>
                    </a:stretch>
                  </pic:blipFill>
                  <pic:spPr>
                    <a:xfrm>
                      <a:off x="0" y="0"/>
                      <a:ext cx="5943600" cy="24257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2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2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Създаването на екип се извършва в няколко стъпки.</w:t>
      </w:r>
    </w:p>
    <w:p w:rsidR="00000000" w:rsidDel="00000000" w:rsidP="00000000" w:rsidRDefault="00000000" w:rsidRPr="00000000" w14:paraId="0000042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Първата стъпка Team name съдържа полета за попълване на iTaskera, към който ще принадлежи екипа и името на самия екип.</w:t>
      </w:r>
    </w:p>
    <w:p w:rsidR="00000000" w:rsidDel="00000000" w:rsidP="00000000" w:rsidRDefault="00000000" w:rsidRPr="00000000" w14:paraId="0000042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2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Втората стъпка Services, съдържа списък с услуги, които принадлежат на избрания iTasker и към които трябва да спада екипа.</w:t>
      </w:r>
    </w:p>
    <w:p w:rsidR="00000000" w:rsidDel="00000000" w:rsidP="00000000" w:rsidRDefault="00000000" w:rsidRPr="00000000" w14:paraId="0000042D">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3048000"/>
            <wp:effectExtent b="25400" l="25400" r="25400" t="25400"/>
            <wp:docPr id="11" name="image21.png"/>
            <a:graphic>
              <a:graphicData uri="http://schemas.openxmlformats.org/drawingml/2006/picture">
                <pic:pic>
                  <pic:nvPicPr>
                    <pic:cNvPr id="0" name="image21.png"/>
                    <pic:cNvPicPr preferRelativeResize="0"/>
                  </pic:nvPicPr>
                  <pic:blipFill>
                    <a:blip r:embed="rId113"/>
                    <a:srcRect b="0" l="0" r="0" t="0"/>
                    <a:stretch>
                      <a:fillRect/>
                    </a:stretch>
                  </pic:blipFill>
                  <pic:spPr>
                    <a:xfrm>
                      <a:off x="0" y="0"/>
                      <a:ext cx="5943600" cy="30480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2E">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Третата стъпка Workers съдържа списък с Workers на избрания iTasker, от които трябва да се изберат членовете на екипа.</w:t>
      </w:r>
    </w:p>
    <w:p w:rsidR="00000000" w:rsidDel="00000000" w:rsidP="00000000" w:rsidRDefault="00000000" w:rsidRPr="00000000" w14:paraId="0000042F">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739900"/>
            <wp:effectExtent b="25400" l="25400" r="25400" t="25400"/>
            <wp:docPr id="113" name="image101.png"/>
            <a:graphic>
              <a:graphicData uri="http://schemas.openxmlformats.org/drawingml/2006/picture">
                <pic:pic>
                  <pic:nvPicPr>
                    <pic:cNvPr id="0" name="image101.png"/>
                    <pic:cNvPicPr preferRelativeResize="0"/>
                  </pic:nvPicPr>
                  <pic:blipFill>
                    <a:blip r:embed="rId114"/>
                    <a:srcRect b="0" l="0" r="0" t="0"/>
                    <a:stretch>
                      <a:fillRect/>
                    </a:stretch>
                  </pic:blipFill>
                  <pic:spPr>
                    <a:xfrm>
                      <a:off x="0" y="0"/>
                      <a:ext cx="5943600" cy="17399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30">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3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Четвъртата стъпка от създаването на екип съдържа карта, от която да се избере в кой район ще работи новосъздадения екип.</w:t>
      </w:r>
    </w:p>
    <w:p w:rsidR="00000000" w:rsidDel="00000000" w:rsidP="00000000" w:rsidRDefault="00000000" w:rsidRPr="00000000" w14:paraId="00000432">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2654300"/>
            <wp:effectExtent b="25400" l="25400" r="25400" t="25400"/>
            <wp:docPr id="124" name="image133.png"/>
            <a:graphic>
              <a:graphicData uri="http://schemas.openxmlformats.org/drawingml/2006/picture">
                <pic:pic>
                  <pic:nvPicPr>
                    <pic:cNvPr id="0" name="image133.png"/>
                    <pic:cNvPicPr preferRelativeResize="0"/>
                  </pic:nvPicPr>
                  <pic:blipFill>
                    <a:blip r:embed="rId115"/>
                    <a:srcRect b="0" l="0" r="0" t="0"/>
                    <a:stretch>
                      <a:fillRect/>
                    </a:stretch>
                  </pic:blipFill>
                  <pic:spPr>
                    <a:xfrm>
                      <a:off x="0" y="0"/>
                      <a:ext cx="5943600" cy="26543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3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Петата стъпка от създаването на екип е обобщаваща страница, където админа може да прегледа информацията за създадения екип.</w:t>
      </w:r>
    </w:p>
    <w:p w:rsidR="00000000" w:rsidDel="00000000" w:rsidP="00000000" w:rsidRDefault="00000000" w:rsidRPr="00000000" w14:paraId="00000434">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3352800"/>
            <wp:effectExtent b="25400" l="25400" r="25400" t="25400"/>
            <wp:docPr id="116" name="image102.png"/>
            <a:graphic>
              <a:graphicData uri="http://schemas.openxmlformats.org/drawingml/2006/picture">
                <pic:pic>
                  <pic:nvPicPr>
                    <pic:cNvPr id="0" name="image102.png"/>
                    <pic:cNvPicPr preferRelativeResize="0"/>
                  </pic:nvPicPr>
                  <pic:blipFill>
                    <a:blip r:embed="rId116"/>
                    <a:srcRect b="0" l="0" r="0" t="0"/>
                    <a:stretch>
                      <a:fillRect/>
                    </a:stretch>
                  </pic:blipFill>
                  <pic:spPr>
                    <a:xfrm>
                      <a:off x="0" y="0"/>
                      <a:ext cx="5943600" cy="3352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35">
      <w:pPr>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36">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37">
      <w:pPr>
        <w:pStyle w:val="Heading4"/>
        <w:spacing w:after="0" w:before="0" w:line="276" w:lineRule="auto"/>
        <w:jc w:val="both"/>
        <w:rPr>
          <w:color w:val="38761d"/>
          <w:sz w:val="40"/>
          <w:szCs w:val="40"/>
          <w:u w:val="single"/>
          <w:rPrChange w:author="Nina Pavlova" w:id="2" w:date="2026-04-29T20:50:46Z">
            <w:rPr>
              <w:b w:val="1"/>
              <w:bCs w:val="1"/>
              <w:color w:val="ff1f35"/>
              <w:sz w:val="28"/>
              <w:szCs w:val="28"/>
            </w:rPr>
          </w:rPrChange>
        </w:rPr>
      </w:pPr>
      <w:bookmarkStart w:colFirst="0" w:colLast="0" w:name="_ydnrj0d5hwyp" w:id="52"/>
      <w:bookmarkEnd w:id="52"/>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2.3.3.4 Promo Codes подменю </w:t>
      </w:r>
      <w:r w:rsidDel="00000000" w:rsidR="00000000" w:rsidRPr="00000000">
        <w:rPr>
          <w:color w:val="38761d"/>
          <w:sz w:val="40"/>
          <w:szCs w:val="40"/>
          <w:u w:val="single"/>
          <w:rtl w:val="0"/>
          <w:rPrChange w:author="Nina Pavlova" w:id="2" w:date="2026-04-29T20:50:46Z">
            <w:rPr>
              <w:b w:val="1"/>
              <w:bCs w:val="1"/>
              <w:color w:val="ff1f35"/>
              <w:sz w:val="28"/>
              <w:szCs w:val="28"/>
            </w:rPr>
          </w:rPrChange>
        </w:rPr>
        <w:t xml:space="preserve"> </w:t>
      </w:r>
    </w:p>
    <w:p w:rsidR="00000000" w:rsidDel="00000000" w:rsidP="00000000" w:rsidRDefault="00000000" w:rsidRPr="00000000" w14:paraId="0000043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подменю Promo codes, се отваря страница, на която админа може да генерира, редактира и преглежда промо кодове. Това подменю служи за информация на администратора, колко промокодове са използвани и колко остават. Няма информация кой потребител точно е използвал промокода, гледа се само бройката. Промокода може да бъде само фиксирана сума. Няма промокодове, които да са в проценти.</w:t>
      </w:r>
    </w:p>
    <w:p w:rsidR="00000000" w:rsidDel="00000000" w:rsidP="00000000" w:rsidRDefault="00000000" w:rsidRPr="00000000" w14:paraId="0000043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384300"/>
            <wp:effectExtent b="25400" l="25400" r="25400" t="25400"/>
            <wp:docPr id="158" name="image141.png"/>
            <a:graphic>
              <a:graphicData uri="http://schemas.openxmlformats.org/drawingml/2006/picture">
                <pic:pic>
                  <pic:nvPicPr>
                    <pic:cNvPr id="0" name="image141.png"/>
                    <pic:cNvPicPr preferRelativeResize="0"/>
                  </pic:nvPicPr>
                  <pic:blipFill>
                    <a:blip r:embed="rId117"/>
                    <a:srcRect b="0" l="0" r="0" t="0"/>
                    <a:stretch>
                      <a:fillRect/>
                    </a:stretch>
                  </pic:blipFill>
                  <pic:spPr>
                    <a:xfrm>
                      <a:off x="0" y="0"/>
                      <a:ext cx="5943600" cy="13843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3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3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3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‘’View’’ се зарежда страница View Promo Code, която показва информацията за промокода. Полетата на тази страница са:</w:t>
      </w:r>
    </w:p>
    <w:p w:rsidR="00000000" w:rsidDel="00000000" w:rsidP="00000000" w:rsidRDefault="00000000" w:rsidRPr="00000000" w14:paraId="0000043D">
      <w:pPr>
        <w:numPr>
          <w:ilvl w:val="0"/>
          <w:numId w:val="66"/>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Code - име на кода</w:t>
      </w:r>
    </w:p>
    <w:p w:rsidR="00000000" w:rsidDel="00000000" w:rsidP="00000000" w:rsidRDefault="00000000" w:rsidRPr="00000000" w14:paraId="0000043E">
      <w:pPr>
        <w:numPr>
          <w:ilvl w:val="0"/>
          <w:numId w:val="66"/>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Amount, CAD -  стойноста на промо кода</w:t>
      </w:r>
    </w:p>
    <w:p w:rsidR="00000000" w:rsidDel="00000000" w:rsidP="00000000" w:rsidRDefault="00000000" w:rsidRPr="00000000" w14:paraId="0000043F">
      <w:pPr>
        <w:numPr>
          <w:ilvl w:val="0"/>
          <w:numId w:val="66"/>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Expired after - датата, на която изтича промо кода</w:t>
      </w:r>
    </w:p>
    <w:p w:rsidR="00000000" w:rsidDel="00000000" w:rsidP="00000000" w:rsidRDefault="00000000" w:rsidRPr="00000000" w14:paraId="00000440">
      <w:pPr>
        <w:numPr>
          <w:ilvl w:val="0"/>
          <w:numId w:val="66"/>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Codes Quantity</w:t>
      </w:r>
    </w:p>
    <w:p w:rsidR="00000000" w:rsidDel="00000000" w:rsidP="00000000" w:rsidRDefault="00000000" w:rsidRPr="00000000" w14:paraId="0000044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854200"/>
            <wp:effectExtent b="25400" l="25400" r="25400" t="25400"/>
            <wp:docPr id="118" name="image104.png"/>
            <a:graphic>
              <a:graphicData uri="http://schemas.openxmlformats.org/drawingml/2006/picture">
                <pic:pic>
                  <pic:nvPicPr>
                    <pic:cNvPr id="0" name="image104.png"/>
                    <pic:cNvPicPr preferRelativeResize="0"/>
                  </pic:nvPicPr>
                  <pic:blipFill>
                    <a:blip r:embed="rId118"/>
                    <a:srcRect b="0" l="0" r="0" t="0"/>
                    <a:stretch>
                      <a:fillRect/>
                    </a:stretch>
                  </pic:blipFill>
                  <pic:spPr>
                    <a:xfrm>
                      <a:off x="0" y="0"/>
                      <a:ext cx="5943600" cy="1854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42">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4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‘’Edit’’, се зарежда страница Edit Promo Code.</w:t>
      </w:r>
    </w:p>
    <w:p w:rsidR="00000000" w:rsidDel="00000000" w:rsidP="00000000" w:rsidRDefault="00000000" w:rsidRPr="00000000" w14:paraId="00000444">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На тази страница админа може да редактира информацията за промо кода.</w:t>
      </w:r>
    </w:p>
    <w:p w:rsidR="00000000" w:rsidDel="00000000" w:rsidP="00000000" w:rsidRDefault="00000000" w:rsidRPr="00000000" w14:paraId="00000445">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Полетата на тази страница са идентични с описаните по-горе полета към бутон “View”, с разликата, че тук админа може да редактира информацията.</w:t>
      </w:r>
    </w:p>
    <w:p w:rsidR="00000000" w:rsidDel="00000000" w:rsidP="00000000" w:rsidRDefault="00000000" w:rsidRPr="00000000" w14:paraId="00000446">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като се направят промените,  трябва да се запаметят с бутон ‘’Save’’. Ако не се натисне бутонът, промените няма да бъдат запаметени.</w:t>
      </w:r>
    </w:p>
    <w:p w:rsidR="00000000" w:rsidDel="00000000" w:rsidP="00000000" w:rsidRDefault="00000000" w:rsidRPr="00000000" w14:paraId="00000447">
      <w:pPr>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48">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‘’Delete’’ се извежда следното съобщение: Do you want to delete this code "LEA4"?  И админа има две опции - “Yes” и “No”.</w:t>
      </w:r>
    </w:p>
    <w:p w:rsidR="00000000" w:rsidDel="00000000" w:rsidP="00000000" w:rsidRDefault="00000000" w:rsidRPr="00000000" w14:paraId="00000449">
      <w:pPr>
        <w:jc w:val="both"/>
        <w:rPr>
          <w:color w:val="38761d"/>
          <w:sz w:val="40"/>
          <w:szCs w:val="40"/>
          <w:u w:val="single"/>
          <w:rPrChange w:author="Nina Pavlova" w:id="2" w:date="2026-04-29T20:50:46Z">
            <w:rPr>
              <w:color w:val="212529"/>
              <w:sz w:val="24"/>
              <w:szCs w:val="24"/>
              <w:highlight w:val="white"/>
            </w:rPr>
          </w:rPrChange>
        </w:rPr>
      </w:pPr>
      <w:r w:rsidDel="00000000" w:rsidR="00000000" w:rsidRPr="00000000">
        <w:rPr>
          <w:rtl w:val="0"/>
        </w:rPr>
      </w:r>
    </w:p>
    <w:p w:rsidR="00000000" w:rsidDel="00000000" w:rsidP="00000000" w:rsidRDefault="00000000" w:rsidRPr="00000000" w14:paraId="0000044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‘’Add’’, админа има възможността да генерира нов промокод. След избирането му се зарежда страница Generate Promo Codes, която съдържа следните полета:</w:t>
      </w:r>
    </w:p>
    <w:p w:rsidR="00000000" w:rsidDel="00000000" w:rsidP="00000000" w:rsidRDefault="00000000" w:rsidRPr="00000000" w14:paraId="0000044B">
      <w:pPr>
        <w:numPr>
          <w:ilvl w:val="0"/>
          <w:numId w:val="4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Number of codes to generate-колко броя от даден код да се генерират</w:t>
      </w:r>
    </w:p>
    <w:p w:rsidR="00000000" w:rsidDel="00000000" w:rsidP="00000000" w:rsidRDefault="00000000" w:rsidRPr="00000000" w14:paraId="0000044C">
      <w:pPr>
        <w:numPr>
          <w:ilvl w:val="0"/>
          <w:numId w:val="4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Amount,CAD - каква да е стойността на промокода</w:t>
      </w:r>
    </w:p>
    <w:p w:rsidR="00000000" w:rsidDel="00000000" w:rsidP="00000000" w:rsidRDefault="00000000" w:rsidRPr="00000000" w14:paraId="0000044D">
      <w:pPr>
        <w:numPr>
          <w:ilvl w:val="0"/>
          <w:numId w:val="4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Expired after - до коя дата да е валидността на промо кода</w:t>
      </w:r>
    </w:p>
    <w:p w:rsidR="00000000" w:rsidDel="00000000" w:rsidP="00000000" w:rsidRDefault="00000000" w:rsidRPr="00000000" w14:paraId="0000044E">
      <w:pPr>
        <w:numPr>
          <w:ilvl w:val="0"/>
          <w:numId w:val="4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One code per client - дали кода да се ползва само веднъж от клиент</w:t>
      </w:r>
    </w:p>
    <w:p w:rsidR="00000000" w:rsidDel="00000000" w:rsidP="00000000" w:rsidRDefault="00000000" w:rsidRPr="00000000" w14:paraId="0000044F">
      <w:pPr>
        <w:numPr>
          <w:ilvl w:val="0"/>
          <w:numId w:val="4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Codes quantity - количество промо кодове / колко на брой/ </w:t>
      </w:r>
    </w:p>
    <w:p w:rsidR="00000000" w:rsidDel="00000000" w:rsidP="00000000" w:rsidRDefault="00000000" w:rsidRPr="00000000" w14:paraId="00000450">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2108200"/>
            <wp:effectExtent b="25400" l="25400" r="25400" t="25400"/>
            <wp:docPr id="164" name="image145.png"/>
            <a:graphic>
              <a:graphicData uri="http://schemas.openxmlformats.org/drawingml/2006/picture">
                <pic:pic>
                  <pic:nvPicPr>
                    <pic:cNvPr id="0" name="image145.png"/>
                    <pic:cNvPicPr preferRelativeResize="0"/>
                  </pic:nvPicPr>
                  <pic:blipFill>
                    <a:blip r:embed="rId119"/>
                    <a:srcRect b="0" l="0" r="0" t="0"/>
                    <a:stretch>
                      <a:fillRect/>
                    </a:stretch>
                  </pic:blipFill>
                  <pic:spPr>
                    <a:xfrm>
                      <a:off x="0" y="0"/>
                      <a:ext cx="5943600" cy="2108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5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52">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Oт филтър полето админа може да филтрира промо кодовете по име и сума.</w:t>
      </w:r>
    </w:p>
    <w:p w:rsidR="00000000" w:rsidDel="00000000" w:rsidP="00000000" w:rsidRDefault="00000000" w:rsidRPr="00000000" w14:paraId="0000045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54">
      <w:pPr>
        <w:spacing w:line="276" w:lineRule="auto"/>
        <w:rPr>
          <w:color w:val="38761d"/>
          <w:sz w:val="40"/>
          <w:szCs w:val="40"/>
          <w:u w:val="single"/>
          <w:rPrChange w:author="Nina Pavlova" w:id="2" w:date="2026-04-29T20:50:46Z">
            <w:rPr>
              <w:color w:val="212529"/>
              <w:sz w:val="24"/>
              <w:szCs w:val="24"/>
              <w:highlight w:val="white"/>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Админа може да преглежда, редактира и изтрива промо кодове.</w:t>
      </w:r>
      <w:r w:rsidDel="00000000" w:rsidR="00000000" w:rsidRPr="00000000">
        <w:rPr>
          <w:rtl w:val="0"/>
        </w:rPr>
      </w:r>
    </w:p>
    <w:p w:rsidR="00000000" w:rsidDel="00000000" w:rsidP="00000000" w:rsidRDefault="00000000" w:rsidRPr="00000000" w14:paraId="00000455">
      <w:pPr>
        <w:jc w:val="both"/>
        <w:rPr>
          <w:color w:val="38761d"/>
          <w:sz w:val="40"/>
          <w:szCs w:val="40"/>
          <w:u w:val="single"/>
          <w:rPrChange w:author="Nina Pavlova" w:id="2" w:date="2026-04-29T20:50:46Z">
            <w:rPr>
              <w:color w:val="212529"/>
              <w:sz w:val="24"/>
              <w:szCs w:val="24"/>
              <w:highlight w:val="white"/>
            </w:rPr>
          </w:rPrChange>
        </w:rPr>
      </w:pPr>
      <w:r w:rsidDel="00000000" w:rsidR="00000000" w:rsidRPr="00000000">
        <w:rPr>
          <w:color w:val="38761d"/>
          <w:sz w:val="40"/>
          <w:szCs w:val="40"/>
          <w:u w:val="single"/>
          <w:rPrChange w:author="Nina Pavlova" w:id="2" w:date="2026-04-29T20:50:46Z">
            <w:rPr>
              <w:color w:val="212529"/>
              <w:sz w:val="24"/>
              <w:szCs w:val="24"/>
              <w:highlight w:val="white"/>
            </w:rPr>
          </w:rPrChange>
        </w:rPr>
        <w:drawing>
          <wp:inline distB="114300" distT="114300" distL="114300" distR="114300">
            <wp:extent cx="5943600" cy="1651000"/>
            <wp:effectExtent b="25400" l="25400" r="25400" t="25400"/>
            <wp:docPr id="92" name="image82.png"/>
            <a:graphic>
              <a:graphicData uri="http://schemas.openxmlformats.org/drawingml/2006/picture">
                <pic:pic>
                  <pic:nvPicPr>
                    <pic:cNvPr id="0" name="image82.png"/>
                    <pic:cNvPicPr preferRelativeResize="0"/>
                  </pic:nvPicPr>
                  <pic:blipFill>
                    <a:blip r:embed="rId120"/>
                    <a:srcRect b="0" l="0" r="0" t="0"/>
                    <a:stretch>
                      <a:fillRect/>
                    </a:stretch>
                  </pic:blipFill>
                  <pic:spPr>
                    <a:xfrm>
                      <a:off x="0" y="0"/>
                      <a:ext cx="5943600" cy="16510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56">
      <w:pPr>
        <w:spacing w:line="276" w:lineRule="auto"/>
        <w:rPr>
          <w:color w:val="38761d"/>
          <w:sz w:val="40"/>
          <w:szCs w:val="40"/>
          <w:u w:val="single"/>
          <w:rPrChange w:author="Nina Pavlova" w:id="2" w:date="2026-04-29T20:50:46Z">
            <w:rPr>
              <w:color w:val="ff1f35"/>
              <w:sz w:val="28"/>
              <w:szCs w:val="28"/>
            </w:rPr>
          </w:rPrChange>
        </w:rPr>
      </w:pPr>
      <w:r w:rsidDel="00000000" w:rsidR="00000000" w:rsidRPr="00000000">
        <w:rPr>
          <w:rtl w:val="0"/>
        </w:rPr>
      </w:r>
    </w:p>
    <w:p w:rsidR="00000000" w:rsidDel="00000000" w:rsidP="00000000" w:rsidRDefault="00000000" w:rsidRPr="00000000" w14:paraId="00000457">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voijqy4yjo21" w:id="53"/>
      <w:bookmarkEnd w:id="53"/>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2.3.3.5 Finances подменю </w:t>
      </w:r>
    </w:p>
    <w:p w:rsidR="00000000" w:rsidDel="00000000" w:rsidP="00000000" w:rsidRDefault="00000000" w:rsidRPr="00000000" w14:paraId="00000458">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подменю Invoices се отваря страница, която представлява страница с всички фактури от системата. Тук админа може да преглежда, изтегля и оперира с фактури.</w:t>
      </w:r>
    </w:p>
    <w:p w:rsidR="00000000" w:rsidDel="00000000" w:rsidP="00000000" w:rsidRDefault="00000000" w:rsidRPr="00000000" w14:paraId="0000045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2692400"/>
            <wp:effectExtent b="25400" l="25400" r="25400" t="25400"/>
            <wp:docPr id="137" name="image123.png"/>
            <a:graphic>
              <a:graphicData uri="http://schemas.openxmlformats.org/drawingml/2006/picture">
                <pic:pic>
                  <pic:nvPicPr>
                    <pic:cNvPr id="0" name="image123.png"/>
                    <pic:cNvPicPr preferRelativeResize="0"/>
                  </pic:nvPicPr>
                  <pic:blipFill>
                    <a:blip r:embed="rId121"/>
                    <a:srcRect b="0" l="0" r="0" t="0"/>
                    <a:stretch>
                      <a:fillRect/>
                    </a:stretch>
                  </pic:blipFill>
                  <pic:spPr>
                    <a:xfrm>
                      <a:off x="0" y="0"/>
                      <a:ext cx="5943600" cy="2692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5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5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5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5D">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На пръв поглед всяка клиентска фактура съдържа следната информация:</w:t>
      </w:r>
    </w:p>
    <w:p w:rsidR="00000000" w:rsidDel="00000000" w:rsidP="00000000" w:rsidRDefault="00000000" w:rsidRPr="00000000" w14:paraId="0000045E">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Тотална сума</w:t>
      </w:r>
    </w:p>
    <w:p w:rsidR="00000000" w:rsidDel="00000000" w:rsidP="00000000" w:rsidRDefault="00000000" w:rsidRPr="00000000" w14:paraId="0000045F">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Получена сума</w:t>
      </w:r>
    </w:p>
    <w:p w:rsidR="00000000" w:rsidDel="00000000" w:rsidP="00000000" w:rsidRDefault="00000000" w:rsidRPr="00000000" w14:paraId="00000460">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Адрес</w:t>
      </w:r>
    </w:p>
    <w:p w:rsidR="00000000" w:rsidDel="00000000" w:rsidP="00000000" w:rsidRDefault="00000000" w:rsidRPr="00000000" w14:paraId="00000461">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Категория на услугата, за която е фактурата</w:t>
      </w:r>
    </w:p>
    <w:p w:rsidR="00000000" w:rsidDel="00000000" w:rsidP="00000000" w:rsidRDefault="00000000" w:rsidRPr="00000000" w14:paraId="00000462">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Task status</w:t>
      </w:r>
    </w:p>
    <w:p w:rsidR="00000000" w:rsidDel="00000000" w:rsidP="00000000" w:rsidRDefault="00000000" w:rsidRPr="00000000" w14:paraId="00000463">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Payment status</w:t>
      </w:r>
    </w:p>
    <w:p w:rsidR="00000000" w:rsidDel="00000000" w:rsidP="00000000" w:rsidRDefault="00000000" w:rsidRPr="00000000" w14:paraId="00000464">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Invoice status</w:t>
      </w:r>
    </w:p>
    <w:p w:rsidR="00000000" w:rsidDel="00000000" w:rsidP="00000000" w:rsidRDefault="00000000" w:rsidRPr="00000000" w14:paraId="00000465">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Client</w:t>
      </w:r>
    </w:p>
    <w:p w:rsidR="00000000" w:rsidDel="00000000" w:rsidP="00000000" w:rsidRDefault="00000000" w:rsidRPr="00000000" w14:paraId="00000466">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iTasker</w:t>
      </w:r>
    </w:p>
    <w:p w:rsidR="00000000" w:rsidDel="00000000" w:rsidP="00000000" w:rsidRDefault="00000000" w:rsidRPr="00000000" w14:paraId="00000467">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Reference</w:t>
      </w:r>
    </w:p>
    <w:p w:rsidR="00000000" w:rsidDel="00000000" w:rsidP="00000000" w:rsidRDefault="00000000" w:rsidRPr="00000000" w14:paraId="00000468">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Issued at</w:t>
      </w:r>
    </w:p>
    <w:p w:rsidR="00000000" w:rsidDel="00000000" w:rsidP="00000000" w:rsidRDefault="00000000" w:rsidRPr="00000000" w14:paraId="00000469">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Last updated</w:t>
      </w:r>
    </w:p>
    <w:p w:rsidR="00000000" w:rsidDel="00000000" w:rsidP="00000000" w:rsidRDefault="00000000" w:rsidRPr="00000000" w14:paraId="0000046A">
      <w:pPr>
        <w:numPr>
          <w:ilvl w:val="0"/>
          <w:numId w:val="25"/>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Billing at</w:t>
      </w:r>
    </w:p>
    <w:p w:rsidR="00000000" w:rsidDel="00000000" w:rsidP="00000000" w:rsidRDefault="00000000" w:rsidRPr="00000000" w14:paraId="0000046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6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282700"/>
            <wp:effectExtent b="25400" l="25400" r="25400" t="25400"/>
            <wp:docPr id="13" name="image26.png"/>
            <a:graphic>
              <a:graphicData uri="http://schemas.openxmlformats.org/drawingml/2006/picture">
                <pic:pic>
                  <pic:nvPicPr>
                    <pic:cNvPr id="0" name="image26.png"/>
                    <pic:cNvPicPr preferRelativeResize="0"/>
                  </pic:nvPicPr>
                  <pic:blipFill>
                    <a:blip r:embed="rId122"/>
                    <a:srcRect b="0" l="0" r="0" t="0"/>
                    <a:stretch>
                      <a:fillRect/>
                    </a:stretch>
                  </pic:blipFill>
                  <pic:spPr>
                    <a:xfrm>
                      <a:off x="0" y="0"/>
                      <a:ext cx="5943600" cy="12827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6D">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 На пръв поглед всяка фактура на iTasker съдържа следната информация:</w:t>
      </w:r>
    </w:p>
    <w:p w:rsidR="00000000" w:rsidDel="00000000" w:rsidP="00000000" w:rsidRDefault="00000000" w:rsidRPr="00000000" w14:paraId="0000046E">
      <w:pPr>
        <w:numPr>
          <w:ilvl w:val="0"/>
          <w:numId w:val="6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Тотална сума</w:t>
      </w:r>
    </w:p>
    <w:p w:rsidR="00000000" w:rsidDel="00000000" w:rsidP="00000000" w:rsidRDefault="00000000" w:rsidRPr="00000000" w14:paraId="0000046F">
      <w:pPr>
        <w:numPr>
          <w:ilvl w:val="0"/>
          <w:numId w:val="6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Адрес</w:t>
      </w:r>
    </w:p>
    <w:p w:rsidR="00000000" w:rsidDel="00000000" w:rsidP="00000000" w:rsidRDefault="00000000" w:rsidRPr="00000000" w14:paraId="00000470">
      <w:pPr>
        <w:numPr>
          <w:ilvl w:val="0"/>
          <w:numId w:val="6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Категорията на услугата, за която е фактурата</w:t>
      </w:r>
    </w:p>
    <w:p w:rsidR="00000000" w:rsidDel="00000000" w:rsidP="00000000" w:rsidRDefault="00000000" w:rsidRPr="00000000" w14:paraId="00000471">
      <w:pPr>
        <w:numPr>
          <w:ilvl w:val="0"/>
          <w:numId w:val="6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Task status</w:t>
      </w:r>
    </w:p>
    <w:p w:rsidR="00000000" w:rsidDel="00000000" w:rsidP="00000000" w:rsidRDefault="00000000" w:rsidRPr="00000000" w14:paraId="00000472">
      <w:pPr>
        <w:numPr>
          <w:ilvl w:val="0"/>
          <w:numId w:val="6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Invoice</w:t>
      </w:r>
    </w:p>
    <w:p w:rsidR="00000000" w:rsidDel="00000000" w:rsidP="00000000" w:rsidRDefault="00000000" w:rsidRPr="00000000" w14:paraId="00000473">
      <w:pPr>
        <w:numPr>
          <w:ilvl w:val="0"/>
          <w:numId w:val="6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Client</w:t>
      </w:r>
    </w:p>
    <w:p w:rsidR="00000000" w:rsidDel="00000000" w:rsidP="00000000" w:rsidRDefault="00000000" w:rsidRPr="00000000" w14:paraId="00000474">
      <w:pPr>
        <w:numPr>
          <w:ilvl w:val="0"/>
          <w:numId w:val="6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iTasker</w:t>
      </w:r>
    </w:p>
    <w:p w:rsidR="00000000" w:rsidDel="00000000" w:rsidP="00000000" w:rsidRDefault="00000000" w:rsidRPr="00000000" w14:paraId="00000475">
      <w:pPr>
        <w:numPr>
          <w:ilvl w:val="0"/>
          <w:numId w:val="6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Reference</w:t>
      </w:r>
    </w:p>
    <w:p w:rsidR="00000000" w:rsidDel="00000000" w:rsidP="00000000" w:rsidRDefault="00000000" w:rsidRPr="00000000" w14:paraId="00000476">
      <w:pPr>
        <w:numPr>
          <w:ilvl w:val="0"/>
          <w:numId w:val="6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Issued at</w:t>
      </w:r>
    </w:p>
    <w:p w:rsidR="00000000" w:rsidDel="00000000" w:rsidP="00000000" w:rsidRDefault="00000000" w:rsidRPr="00000000" w14:paraId="00000477">
      <w:pPr>
        <w:numPr>
          <w:ilvl w:val="0"/>
          <w:numId w:val="62"/>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Last updated</w:t>
      </w:r>
    </w:p>
    <w:p w:rsidR="00000000" w:rsidDel="00000000" w:rsidP="00000000" w:rsidRDefault="00000000" w:rsidRPr="00000000" w14:paraId="0000047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7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7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7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7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Към всяка фактура независимо дали е на клиент или iTasker, админа има бутон ‘’Options’’, които съдържа няколко опции:</w:t>
      </w:r>
    </w:p>
    <w:p w:rsidR="00000000" w:rsidDel="00000000" w:rsidP="00000000" w:rsidRDefault="00000000" w:rsidRPr="00000000" w14:paraId="0000047D">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1714500" cy="2505075"/>
            <wp:effectExtent b="25400" l="25400" r="25400" t="25400"/>
            <wp:docPr id="141" name="image125.png"/>
            <a:graphic>
              <a:graphicData uri="http://schemas.openxmlformats.org/drawingml/2006/picture">
                <pic:pic>
                  <pic:nvPicPr>
                    <pic:cNvPr id="0" name="image125.png"/>
                    <pic:cNvPicPr preferRelativeResize="0"/>
                  </pic:nvPicPr>
                  <pic:blipFill>
                    <a:blip r:embed="rId123"/>
                    <a:srcRect b="0" l="0" r="0" t="0"/>
                    <a:stretch>
                      <a:fillRect/>
                    </a:stretch>
                  </pic:blipFill>
                  <pic:spPr>
                    <a:xfrm>
                      <a:off x="0" y="0"/>
                      <a:ext cx="1714500" cy="2505075"/>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7E">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опцията View</w:t>
      </w:r>
      <w:r w:rsidDel="00000000" w:rsidR="00000000" w:rsidRPr="00000000">
        <w:rPr>
          <w:color w:val="38761d"/>
          <w:sz w:val="40"/>
          <w:szCs w:val="40"/>
          <w:u w:val="single"/>
          <w:rtl w:val="0"/>
          <w:rPrChange w:author="Nina Pavlova" w:id="2" w:date="2026-04-29T20:50:46Z">
            <w:rPr>
              <w:b w:val="1"/>
              <w:bCs w:val="1"/>
              <w:color w:val="212529"/>
              <w:sz w:val="26"/>
              <w:szCs w:val="26"/>
            </w:rPr>
          </w:rPrChange>
        </w:rPr>
        <w:t xml:space="preserve"> </w:t>
      </w:r>
      <w:r w:rsidDel="00000000" w:rsidR="00000000" w:rsidRPr="00000000">
        <w:rPr>
          <w:color w:val="38761d"/>
          <w:sz w:val="40"/>
          <w:szCs w:val="40"/>
          <w:u w:val="single"/>
          <w:rtl w:val="0"/>
          <w:rPrChange w:author="Nina Pavlova" w:id="2" w:date="2026-04-29T20:50:46Z">
            <w:rPr>
              <w:color w:val="212529"/>
              <w:sz w:val="26"/>
              <w:szCs w:val="26"/>
            </w:rPr>
          </w:rPrChange>
        </w:rPr>
        <w:t xml:space="preserve">се зарежда страница Task Details, която е описана в т. 2.1.7.2</w:t>
      </w:r>
    </w:p>
    <w:p w:rsidR="00000000" w:rsidDel="00000000" w:rsidP="00000000" w:rsidRDefault="00000000" w:rsidRPr="00000000" w14:paraId="0000047F">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80">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следващата опция Download Invoice, админа може да изтегли фактурата в PDF файл.</w:t>
      </w:r>
    </w:p>
    <w:p w:rsidR="00000000" w:rsidDel="00000000" w:rsidP="00000000" w:rsidRDefault="00000000" w:rsidRPr="00000000" w14:paraId="0000048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Опциите Release, Charge , Pay и други, зависят от статуса на фактурата. Когато статуса на таска е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Disputed, Payment pending</w:t>
      </w:r>
      <w:r w:rsidDel="00000000" w:rsidR="00000000" w:rsidRPr="00000000">
        <w:rPr>
          <w:color w:val="38761d"/>
          <w:sz w:val="40"/>
          <w:szCs w:val="40"/>
          <w:u w:val="single"/>
          <w:rtl w:val="0"/>
          <w:rPrChange w:author="Nina Pavlova" w:id="2" w:date="2026-04-29T20:50:46Z">
            <w:rPr>
              <w:color w:val="212529"/>
              <w:sz w:val="26"/>
              <w:szCs w:val="26"/>
            </w:rPr>
          </w:rPrChange>
        </w:rPr>
        <w:t xml:space="preserve"> - статуса може да се промени от бутона Options.</w:t>
      </w:r>
    </w:p>
    <w:p w:rsidR="00000000" w:rsidDel="00000000" w:rsidP="00000000" w:rsidRDefault="00000000" w:rsidRPr="00000000" w14:paraId="00000482">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Опцията Charge client служи за вземане на парите от клиента.</w:t>
      </w:r>
    </w:p>
    <w:p w:rsidR="00000000" w:rsidDel="00000000" w:rsidP="00000000" w:rsidRDefault="00000000" w:rsidRPr="00000000" w14:paraId="0000048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Release се използва при задържани пари, така админа пуска парите.</w:t>
      </w:r>
    </w:p>
    <w:p w:rsidR="00000000" w:rsidDel="00000000" w:rsidP="00000000" w:rsidRDefault="00000000" w:rsidRPr="00000000" w14:paraId="00000484">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Refund - при вече минало плащане,ако е възникнал някакъв проблем, админа може да върне парите към клиента.</w:t>
      </w:r>
    </w:p>
    <w:p w:rsidR="00000000" w:rsidDel="00000000" w:rsidP="00000000" w:rsidRDefault="00000000" w:rsidRPr="00000000" w14:paraId="00000485">
      <w:pPr>
        <w:spacing w:line="276" w:lineRule="auto"/>
        <w:rPr>
          <w:color w:val="38761d"/>
          <w:sz w:val="40"/>
          <w:szCs w:val="40"/>
          <w:u w:val="single"/>
          <w:rPrChange w:author="Nina Pavlova" w:id="2" w:date="2026-04-29T20:50:46Z">
            <w:rPr>
              <w:color w:val="ff1f35"/>
              <w:sz w:val="26"/>
              <w:szCs w:val="26"/>
            </w:rPr>
          </w:rPrChange>
        </w:rPr>
      </w:pPr>
      <w:r w:rsidDel="00000000" w:rsidR="00000000" w:rsidRPr="00000000">
        <w:rPr>
          <w:rtl w:val="0"/>
        </w:rPr>
      </w:r>
    </w:p>
    <w:p w:rsidR="00000000" w:rsidDel="00000000" w:rsidP="00000000" w:rsidRDefault="00000000" w:rsidRPr="00000000" w14:paraId="00000486">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Админа има възможност да филтрира фактурите от поле и бутон “Filter”.</w:t>
      </w:r>
    </w:p>
    <w:p w:rsidR="00000000" w:rsidDel="00000000" w:rsidP="00000000" w:rsidRDefault="00000000" w:rsidRPr="00000000" w14:paraId="00000487">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Чрез филтър полето админа може да филтрира фактурите по ID, имена на клиента или </w:t>
      </w:r>
      <w:r w:rsidDel="00000000" w:rsidR="00000000" w:rsidRPr="00000000">
        <w:rPr>
          <w:color w:val="38761d"/>
          <w:sz w:val="40"/>
          <w:szCs w:val="40"/>
          <w:u w:val="single"/>
          <w:rtl w:val="0"/>
          <w:rPrChange w:author="Nina Pavlova" w:id="2" w:date="2026-04-29T20:50:46Z">
            <w:rPr>
              <w:color w:val="212529"/>
              <w:sz w:val="26"/>
              <w:szCs w:val="26"/>
            </w:rPr>
          </w:rPrChange>
        </w:rPr>
        <w:t xml:space="preserve">iTasker</w:t>
      </w:r>
      <w:r w:rsidDel="00000000" w:rsidR="00000000" w:rsidRPr="00000000">
        <w:rPr>
          <w:color w:val="38761d"/>
          <w:sz w:val="40"/>
          <w:szCs w:val="40"/>
          <w:u w:val="single"/>
          <w:rtl w:val="0"/>
          <w:rPrChange w:author="Nina Pavlova" w:id="2" w:date="2026-04-29T20:50:46Z">
            <w:rPr>
              <w:color w:val="212529"/>
              <w:sz w:val="26"/>
              <w:szCs w:val="26"/>
            </w:rPr>
          </w:rPrChange>
        </w:rPr>
        <w:t xml:space="preserve">-a.</w:t>
      </w:r>
    </w:p>
    <w:p w:rsidR="00000000" w:rsidDel="00000000" w:rsidP="00000000" w:rsidRDefault="00000000" w:rsidRPr="00000000" w14:paraId="0000048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бутон “Filter”, админа филтрира по статус на фактурата. Tой може да бъде:</w:t>
      </w:r>
    </w:p>
    <w:p w:rsidR="00000000" w:rsidDel="00000000" w:rsidP="00000000" w:rsidRDefault="00000000" w:rsidRPr="00000000" w14:paraId="00000489">
      <w:pPr>
        <w:numPr>
          <w:ilvl w:val="0"/>
          <w:numId w:val="79"/>
        </w:numPr>
        <w:spacing w:line="276" w:lineRule="auto"/>
        <w:ind w:left="720" w:hanging="360"/>
        <w:rPr>
          <w:i w:val="1"/>
          <w:iCs w:val="1"/>
          <w:color w:val="212529"/>
          <w:sz w:val="26"/>
          <w:szCs w:val="26"/>
        </w:rPr>
      </w:pP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New</w:t>
      </w:r>
    </w:p>
    <w:p w:rsidR="00000000" w:rsidDel="00000000" w:rsidP="00000000" w:rsidRDefault="00000000" w:rsidRPr="00000000" w14:paraId="0000048A">
      <w:pPr>
        <w:numPr>
          <w:ilvl w:val="0"/>
          <w:numId w:val="79"/>
        </w:numPr>
        <w:spacing w:line="276" w:lineRule="auto"/>
        <w:ind w:left="720" w:hanging="360"/>
        <w:rPr>
          <w:i w:val="1"/>
          <w:iCs w:val="1"/>
          <w:color w:val="212529"/>
          <w:sz w:val="26"/>
          <w:szCs w:val="26"/>
        </w:rPr>
      </w:pP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Rejected</w:t>
      </w:r>
    </w:p>
    <w:p w:rsidR="00000000" w:rsidDel="00000000" w:rsidP="00000000" w:rsidRDefault="00000000" w:rsidRPr="00000000" w14:paraId="0000048B">
      <w:pPr>
        <w:numPr>
          <w:ilvl w:val="0"/>
          <w:numId w:val="79"/>
        </w:numPr>
        <w:spacing w:line="276" w:lineRule="auto"/>
        <w:ind w:left="720" w:hanging="360"/>
        <w:rPr>
          <w:i w:val="1"/>
          <w:iCs w:val="1"/>
          <w:color w:val="212529"/>
          <w:sz w:val="26"/>
          <w:szCs w:val="26"/>
        </w:rPr>
      </w:pP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Approved</w:t>
      </w:r>
    </w:p>
    <w:p w:rsidR="00000000" w:rsidDel="00000000" w:rsidP="00000000" w:rsidRDefault="00000000" w:rsidRPr="00000000" w14:paraId="0000048C">
      <w:pPr>
        <w:numPr>
          <w:ilvl w:val="0"/>
          <w:numId w:val="79"/>
        </w:numPr>
        <w:spacing w:line="276" w:lineRule="auto"/>
        <w:ind w:left="720" w:hanging="360"/>
        <w:rPr>
          <w:i w:val="1"/>
          <w:iCs w:val="1"/>
          <w:color w:val="212529"/>
          <w:sz w:val="26"/>
          <w:szCs w:val="26"/>
        </w:rPr>
      </w:pP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Paid</w:t>
      </w:r>
    </w:p>
    <w:p w:rsidR="00000000" w:rsidDel="00000000" w:rsidP="00000000" w:rsidRDefault="00000000" w:rsidRPr="00000000" w14:paraId="0000048D">
      <w:pPr>
        <w:numPr>
          <w:ilvl w:val="0"/>
          <w:numId w:val="79"/>
        </w:numPr>
        <w:spacing w:line="276" w:lineRule="auto"/>
        <w:ind w:left="720" w:hanging="360"/>
        <w:rPr>
          <w:i w:val="1"/>
          <w:iCs w:val="1"/>
          <w:color w:val="212529"/>
          <w:sz w:val="26"/>
          <w:szCs w:val="26"/>
        </w:rPr>
      </w:pP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Failed</w:t>
      </w:r>
    </w:p>
    <w:p w:rsidR="00000000" w:rsidDel="00000000" w:rsidP="00000000" w:rsidRDefault="00000000" w:rsidRPr="00000000" w14:paraId="0000048E">
      <w:pPr>
        <w:numPr>
          <w:ilvl w:val="0"/>
          <w:numId w:val="79"/>
        </w:numPr>
        <w:spacing w:line="276" w:lineRule="auto"/>
        <w:ind w:left="720" w:hanging="360"/>
        <w:rPr>
          <w:i w:val="1"/>
          <w:iCs w:val="1"/>
          <w:color w:val="212529"/>
          <w:sz w:val="26"/>
          <w:szCs w:val="26"/>
        </w:rPr>
      </w:pP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Refund</w:t>
      </w:r>
    </w:p>
    <w:p w:rsidR="00000000" w:rsidDel="00000000" w:rsidP="00000000" w:rsidRDefault="00000000" w:rsidRPr="00000000" w14:paraId="0000048F">
      <w:pPr>
        <w:numPr>
          <w:ilvl w:val="0"/>
          <w:numId w:val="79"/>
        </w:numPr>
        <w:spacing w:line="276" w:lineRule="auto"/>
        <w:ind w:left="720" w:hanging="360"/>
        <w:rPr>
          <w:i w:val="1"/>
          <w:iCs w:val="1"/>
          <w:color w:val="212529"/>
          <w:sz w:val="26"/>
          <w:szCs w:val="26"/>
        </w:rPr>
      </w:pP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Suspend</w:t>
      </w:r>
    </w:p>
    <w:p w:rsidR="00000000" w:rsidDel="00000000" w:rsidP="00000000" w:rsidRDefault="00000000" w:rsidRPr="00000000" w14:paraId="00000490">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2066925" cy="3009900"/>
            <wp:effectExtent b="25400" l="25400" r="25400" t="25400"/>
            <wp:docPr id="99" name="image110.png"/>
            <a:graphic>
              <a:graphicData uri="http://schemas.openxmlformats.org/drawingml/2006/picture">
                <pic:pic>
                  <pic:nvPicPr>
                    <pic:cNvPr id="0" name="image110.png"/>
                    <pic:cNvPicPr preferRelativeResize="0"/>
                  </pic:nvPicPr>
                  <pic:blipFill>
                    <a:blip r:embed="rId124"/>
                    <a:srcRect b="0" l="0" r="0" t="0"/>
                    <a:stretch>
                      <a:fillRect/>
                    </a:stretch>
                  </pic:blipFill>
                  <pic:spPr>
                    <a:xfrm>
                      <a:off x="0" y="0"/>
                      <a:ext cx="2066925" cy="30099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9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92">
      <w:pPr>
        <w:spacing w:line="276" w:lineRule="auto"/>
        <w:rPr>
          <w:color w:val="38761d"/>
          <w:sz w:val="40"/>
          <w:szCs w:val="40"/>
          <w:u w:val="single"/>
          <w:rPrChange w:author="Nina Pavlova" w:id="2" w:date="2026-04-29T20:50:46Z">
            <w:rPr>
              <w:color w:val="ff1f35"/>
              <w:sz w:val="26"/>
              <w:szCs w:val="26"/>
            </w:rPr>
          </w:rPrChange>
        </w:rPr>
      </w:pPr>
      <w:r w:rsidDel="00000000" w:rsidR="00000000" w:rsidRPr="00000000">
        <w:rPr>
          <w:rtl w:val="0"/>
        </w:rPr>
      </w:r>
    </w:p>
    <w:p w:rsidR="00000000" w:rsidDel="00000000" w:rsidP="00000000" w:rsidRDefault="00000000" w:rsidRPr="00000000" w14:paraId="00000493">
      <w:pPr>
        <w:spacing w:line="276" w:lineRule="auto"/>
        <w:rPr>
          <w:color w:val="38761d"/>
          <w:sz w:val="40"/>
          <w:szCs w:val="40"/>
          <w:u w:val="single"/>
          <w:rPrChange w:author="Nina Pavlova" w:id="2" w:date="2026-04-29T20:50:46Z">
            <w:rPr>
              <w:color w:val="ff1f35"/>
              <w:sz w:val="26"/>
              <w:szCs w:val="26"/>
            </w:rPr>
          </w:rPrChange>
        </w:rPr>
      </w:pPr>
      <w:r w:rsidDel="00000000" w:rsidR="00000000" w:rsidRPr="00000000">
        <w:rPr>
          <w:rtl w:val="0"/>
        </w:rPr>
      </w:r>
    </w:p>
    <w:p w:rsidR="00000000" w:rsidDel="00000000" w:rsidP="00000000" w:rsidRDefault="00000000" w:rsidRPr="00000000" w14:paraId="00000494">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vyh7p1b1pnjn" w:id="54"/>
      <w:bookmarkEnd w:id="54"/>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2.3.3.6 Pages подменю </w:t>
      </w:r>
    </w:p>
    <w:p w:rsidR="00000000" w:rsidDel="00000000" w:rsidP="00000000" w:rsidRDefault="00000000" w:rsidRPr="00000000" w14:paraId="00000495">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Pages е страница за управление и съзадаване на информационни страници към системата от админ.</w:t>
      </w:r>
    </w:p>
    <w:p w:rsidR="00000000" w:rsidDel="00000000" w:rsidP="00000000" w:rsidRDefault="00000000" w:rsidRPr="00000000" w14:paraId="00000496">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подменю  Pages, се отваря страница Pages, на която админа може да преглежда, добавя и редактира страници.</w:t>
      </w:r>
    </w:p>
    <w:p w:rsidR="00000000" w:rsidDel="00000000" w:rsidP="00000000" w:rsidRDefault="00000000" w:rsidRPr="00000000" w14:paraId="00000497">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9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422400"/>
            <wp:effectExtent b="25400" l="25400" r="25400" t="25400"/>
            <wp:docPr id="48" name="image53.png"/>
            <a:graphic>
              <a:graphicData uri="http://schemas.openxmlformats.org/drawingml/2006/picture">
                <pic:pic>
                  <pic:nvPicPr>
                    <pic:cNvPr id="0" name="image53.png"/>
                    <pic:cNvPicPr preferRelativeResize="0"/>
                  </pic:nvPicPr>
                  <pic:blipFill>
                    <a:blip r:embed="rId125"/>
                    <a:srcRect b="0" l="0" r="0" t="0"/>
                    <a:stretch>
                      <a:fillRect/>
                    </a:stretch>
                  </pic:blipFill>
                  <pic:spPr>
                    <a:xfrm>
                      <a:off x="0" y="0"/>
                      <a:ext cx="5943600" cy="1422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9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9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За всяка страница админа има три вида бутони- “View”, “Edit”, “Delete”.</w:t>
      </w:r>
    </w:p>
    <w:p w:rsidR="00000000" w:rsidDel="00000000" w:rsidP="00000000" w:rsidRDefault="00000000" w:rsidRPr="00000000" w14:paraId="0000049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9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‘’View’’ се отваря страница View Page, където админа може да прегледа следната информация за страницата:</w:t>
      </w:r>
    </w:p>
    <w:p w:rsidR="00000000" w:rsidDel="00000000" w:rsidP="00000000" w:rsidRDefault="00000000" w:rsidRPr="00000000" w14:paraId="0000049D">
      <w:pPr>
        <w:numPr>
          <w:ilvl w:val="0"/>
          <w:numId w:val="80"/>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Title</w:t>
      </w:r>
    </w:p>
    <w:p w:rsidR="00000000" w:rsidDel="00000000" w:rsidP="00000000" w:rsidRDefault="00000000" w:rsidRPr="00000000" w14:paraId="0000049E">
      <w:pPr>
        <w:numPr>
          <w:ilvl w:val="0"/>
          <w:numId w:val="80"/>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Slug</w:t>
      </w:r>
    </w:p>
    <w:p w:rsidR="00000000" w:rsidDel="00000000" w:rsidP="00000000" w:rsidRDefault="00000000" w:rsidRPr="00000000" w14:paraId="0000049F">
      <w:pPr>
        <w:numPr>
          <w:ilvl w:val="0"/>
          <w:numId w:val="80"/>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Status</w:t>
      </w:r>
    </w:p>
    <w:p w:rsidR="00000000" w:rsidDel="00000000" w:rsidP="00000000" w:rsidRDefault="00000000" w:rsidRPr="00000000" w14:paraId="000004A0">
      <w:pPr>
        <w:numPr>
          <w:ilvl w:val="0"/>
          <w:numId w:val="80"/>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Description</w:t>
      </w:r>
    </w:p>
    <w:p w:rsidR="00000000" w:rsidDel="00000000" w:rsidP="00000000" w:rsidRDefault="00000000" w:rsidRPr="00000000" w14:paraId="000004A1">
      <w:pPr>
        <w:numPr>
          <w:ilvl w:val="0"/>
          <w:numId w:val="80"/>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Short Description</w:t>
      </w:r>
    </w:p>
    <w:p w:rsidR="00000000" w:rsidDel="00000000" w:rsidP="00000000" w:rsidRDefault="00000000" w:rsidRPr="00000000" w14:paraId="000004A2">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803400"/>
            <wp:effectExtent b="25400" l="25400" r="25400" t="25400"/>
            <wp:docPr id="88" name="image93.png"/>
            <a:graphic>
              <a:graphicData uri="http://schemas.openxmlformats.org/drawingml/2006/picture">
                <pic:pic>
                  <pic:nvPicPr>
                    <pic:cNvPr id="0" name="image93.png"/>
                    <pic:cNvPicPr preferRelativeResize="0"/>
                  </pic:nvPicPr>
                  <pic:blipFill>
                    <a:blip r:embed="rId126"/>
                    <a:srcRect b="0" l="0" r="0" t="0"/>
                    <a:stretch>
                      <a:fillRect/>
                    </a:stretch>
                  </pic:blipFill>
                  <pic:spPr>
                    <a:xfrm>
                      <a:off x="0" y="0"/>
                      <a:ext cx="5943600" cy="1803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A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Има и възможност за бърз изглед, как реално изглежда самата страница.</w:t>
      </w:r>
    </w:p>
    <w:p w:rsidR="00000000" w:rsidDel="00000000" w:rsidP="00000000" w:rsidRDefault="00000000" w:rsidRPr="00000000" w14:paraId="000004A4">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A5">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‘’Edit‘’се отваря страница Edit page.</w:t>
      </w:r>
    </w:p>
    <w:p w:rsidR="00000000" w:rsidDel="00000000" w:rsidP="00000000" w:rsidRDefault="00000000" w:rsidRPr="00000000" w14:paraId="000004A6">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Страницата и полетата са идентични със страница View, разликата, че тук админа има опцията да прави редакция.</w:t>
      </w:r>
    </w:p>
    <w:p w:rsidR="00000000" w:rsidDel="00000000" w:rsidP="00000000" w:rsidRDefault="00000000" w:rsidRPr="00000000" w14:paraId="000004A7">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като се направят промените,  трябва да се запаметят с бутон ‘’Save’’. Ако не се натисне бутонът, промените няма да бъдат запаметени.</w:t>
      </w:r>
    </w:p>
    <w:p w:rsidR="00000000" w:rsidDel="00000000" w:rsidP="00000000" w:rsidRDefault="00000000" w:rsidRPr="00000000" w14:paraId="000004A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A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бутон ‘’Delete’’ се извежда съобщение Do you want to delete page "How to book a task with iTaskApp"?  с опции “Yes” и “No”.</w:t>
      </w:r>
    </w:p>
    <w:p w:rsidR="00000000" w:rsidDel="00000000" w:rsidP="00000000" w:rsidRDefault="00000000" w:rsidRPr="00000000" w14:paraId="000004A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A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Filter полето админа може да търси страници, като изписва ключови думи от съдържанието им.</w:t>
      </w:r>
    </w:p>
    <w:p w:rsidR="00000000" w:rsidDel="00000000" w:rsidP="00000000" w:rsidRDefault="00000000" w:rsidRPr="00000000" w14:paraId="000004A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Също така може да сортира страниците по:</w:t>
      </w:r>
    </w:p>
    <w:p w:rsidR="00000000" w:rsidDel="00000000" w:rsidP="00000000" w:rsidRDefault="00000000" w:rsidRPr="00000000" w14:paraId="000004AD">
      <w:pPr>
        <w:numPr>
          <w:ilvl w:val="0"/>
          <w:numId w:val="1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ID</w:t>
      </w:r>
    </w:p>
    <w:p w:rsidR="00000000" w:rsidDel="00000000" w:rsidP="00000000" w:rsidRDefault="00000000" w:rsidRPr="00000000" w14:paraId="000004AE">
      <w:pPr>
        <w:numPr>
          <w:ilvl w:val="0"/>
          <w:numId w:val="1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Title</w:t>
      </w:r>
    </w:p>
    <w:p w:rsidR="00000000" w:rsidDel="00000000" w:rsidP="00000000" w:rsidRDefault="00000000" w:rsidRPr="00000000" w14:paraId="000004AF">
      <w:pPr>
        <w:numPr>
          <w:ilvl w:val="0"/>
          <w:numId w:val="1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Friendly URL</w:t>
      </w:r>
    </w:p>
    <w:p w:rsidR="00000000" w:rsidDel="00000000" w:rsidP="00000000" w:rsidRDefault="00000000" w:rsidRPr="00000000" w14:paraId="000004B0">
      <w:pPr>
        <w:numPr>
          <w:ilvl w:val="0"/>
          <w:numId w:val="1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Status</w:t>
      </w:r>
    </w:p>
    <w:p w:rsidR="00000000" w:rsidDel="00000000" w:rsidP="00000000" w:rsidRDefault="00000000" w:rsidRPr="00000000" w14:paraId="000004B1">
      <w:pPr>
        <w:numPr>
          <w:ilvl w:val="0"/>
          <w:numId w:val="1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Created</w:t>
      </w:r>
    </w:p>
    <w:p w:rsidR="00000000" w:rsidDel="00000000" w:rsidP="00000000" w:rsidRDefault="00000000" w:rsidRPr="00000000" w14:paraId="000004B2">
      <w:pPr>
        <w:numPr>
          <w:ilvl w:val="0"/>
          <w:numId w:val="13"/>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Updated</w:t>
      </w:r>
    </w:p>
    <w:p w:rsidR="00000000" w:rsidDel="00000000" w:rsidP="00000000" w:rsidRDefault="00000000" w:rsidRPr="00000000" w14:paraId="000004B3">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бутона ‘’Add’’ горе вдясно админа може да добавя нови страници.</w:t>
      </w:r>
    </w:p>
    <w:p w:rsidR="00000000" w:rsidDel="00000000" w:rsidP="00000000" w:rsidRDefault="00000000" w:rsidRPr="00000000" w14:paraId="000004B4">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избирането му се отваря страница Add Page, с следните полета за попълване на информация:</w:t>
      </w:r>
    </w:p>
    <w:p w:rsidR="00000000" w:rsidDel="00000000" w:rsidP="00000000" w:rsidRDefault="00000000" w:rsidRPr="00000000" w14:paraId="000004B5">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1765300"/>
            <wp:effectExtent b="25400" l="25400" r="25400" t="25400"/>
            <wp:docPr id="40" name="image24.png"/>
            <a:graphic>
              <a:graphicData uri="http://schemas.openxmlformats.org/drawingml/2006/picture">
                <pic:pic>
                  <pic:nvPicPr>
                    <pic:cNvPr id="0" name="image24.png"/>
                    <pic:cNvPicPr preferRelativeResize="0"/>
                  </pic:nvPicPr>
                  <pic:blipFill>
                    <a:blip r:embed="rId127"/>
                    <a:srcRect b="0" l="0" r="0" t="0"/>
                    <a:stretch>
                      <a:fillRect/>
                    </a:stretch>
                  </pic:blipFill>
                  <pic:spPr>
                    <a:xfrm>
                      <a:off x="0" y="0"/>
                      <a:ext cx="5943600" cy="17653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B6">
      <w:pPr>
        <w:numPr>
          <w:ilvl w:val="0"/>
          <w:numId w:val="80"/>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Title</w:t>
      </w:r>
    </w:p>
    <w:p w:rsidR="00000000" w:rsidDel="00000000" w:rsidP="00000000" w:rsidRDefault="00000000" w:rsidRPr="00000000" w14:paraId="000004B7">
      <w:pPr>
        <w:numPr>
          <w:ilvl w:val="0"/>
          <w:numId w:val="80"/>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Slug</w:t>
      </w:r>
    </w:p>
    <w:p w:rsidR="00000000" w:rsidDel="00000000" w:rsidP="00000000" w:rsidRDefault="00000000" w:rsidRPr="00000000" w14:paraId="000004B8">
      <w:pPr>
        <w:numPr>
          <w:ilvl w:val="0"/>
          <w:numId w:val="80"/>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Status</w:t>
      </w:r>
    </w:p>
    <w:p w:rsidR="00000000" w:rsidDel="00000000" w:rsidP="00000000" w:rsidRDefault="00000000" w:rsidRPr="00000000" w14:paraId="000004B9">
      <w:pPr>
        <w:numPr>
          <w:ilvl w:val="0"/>
          <w:numId w:val="80"/>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Description</w:t>
      </w:r>
    </w:p>
    <w:p w:rsidR="00000000" w:rsidDel="00000000" w:rsidP="00000000" w:rsidRDefault="00000000" w:rsidRPr="00000000" w14:paraId="000004BA">
      <w:pPr>
        <w:numPr>
          <w:ilvl w:val="0"/>
          <w:numId w:val="80"/>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Short Description</w:t>
      </w:r>
    </w:p>
    <w:p w:rsidR="00000000" w:rsidDel="00000000" w:rsidP="00000000" w:rsidRDefault="00000000" w:rsidRPr="00000000" w14:paraId="000004BB">
      <w:pPr>
        <w:spacing w:line="276" w:lineRule="auto"/>
        <w:rPr>
          <w:color w:val="38761d"/>
          <w:sz w:val="40"/>
          <w:szCs w:val="40"/>
          <w:u w:val="single"/>
          <w:rPrChange w:author="Nina Pavlova" w:id="2" w:date="2026-04-29T20:50:46Z">
            <w:rPr>
              <w:color w:val="212529"/>
              <w:sz w:val="26"/>
              <w:szCs w:val="26"/>
              <w:highlight w:val="white"/>
            </w:rPr>
          </w:rPrChange>
        </w:rPr>
      </w:pPr>
      <w:r w:rsidDel="00000000" w:rsidR="00000000" w:rsidRPr="00000000">
        <w:rPr>
          <w:rtl w:val="0"/>
        </w:rPr>
      </w:r>
    </w:p>
    <w:p w:rsidR="00000000" w:rsidDel="00000000" w:rsidP="00000000" w:rsidRDefault="00000000" w:rsidRPr="00000000" w14:paraId="000004BC">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BD">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BE">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BF">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u1mtnmz3zm34" w:id="55"/>
      <w:bookmarkEnd w:id="55"/>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2.3.3.7 Categories подменю</w:t>
      </w:r>
    </w:p>
    <w:p w:rsidR="00000000" w:rsidDel="00000000" w:rsidP="00000000" w:rsidRDefault="00000000" w:rsidRPr="00000000" w14:paraId="000004C0">
      <w:pPr>
        <w:spacing w:line="276" w:lineRule="auto"/>
        <w:rPr>
          <w:color w:val="38761d"/>
          <w:sz w:val="40"/>
          <w:szCs w:val="40"/>
          <w:u w:val="single"/>
          <w:rPrChange w:author="Nina Pavlova" w:id="2" w:date="2026-04-29T20:50:46Z">
            <w:rPr>
              <w:b w:val="1"/>
              <w:bCs w:val="1"/>
              <w:i w:val="1"/>
              <w:iCs w:val="1"/>
              <w:color w:val="0000ff"/>
              <w:sz w:val="28"/>
              <w:szCs w:val="28"/>
              <w:u w:val="single"/>
            </w:rPr>
          </w:rPrChange>
        </w:rPr>
      </w:pPr>
      <w:r w:rsidDel="00000000" w:rsidR="00000000" w:rsidRPr="00000000">
        <w:rPr>
          <w:rtl w:val="0"/>
        </w:rPr>
      </w:r>
    </w:p>
    <w:p w:rsidR="00000000" w:rsidDel="00000000" w:rsidP="00000000" w:rsidRDefault="00000000" w:rsidRPr="00000000" w14:paraId="000004C1">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На тази страница се визуализира списък с всички категории услуги, които системата предлага.Тук админ може да преглежда, търси, сортира, добавя, коригира и изтрива категории.</w:t>
      </w:r>
      <w:r w:rsidDel="00000000" w:rsidR="00000000" w:rsidRPr="00000000">
        <w:rPr>
          <w:rtl w:val="0"/>
        </w:rPr>
      </w:r>
    </w:p>
    <w:p w:rsidR="00000000" w:rsidDel="00000000" w:rsidP="00000000" w:rsidRDefault="00000000" w:rsidRPr="00000000" w14:paraId="000004C2">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4C3">
      <w:pPr>
        <w:jc w:val="both"/>
        <w:rPr>
          <w:color w:val="38761d"/>
          <w:sz w:val="40"/>
          <w:szCs w:val="40"/>
          <w:u w:val="single"/>
          <w:rPrChange w:author="Nina Pavlova" w:id="2" w:date="2026-04-29T20:50:46Z">
            <w:rPr>
              <w:color w:val="666666"/>
              <w:sz w:val="34"/>
              <w:szCs w:val="34"/>
              <w:u w:val="single"/>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739900"/>
            <wp:effectExtent b="25400" l="25400" r="25400" t="25400"/>
            <wp:docPr id="62" name="image51.png"/>
            <a:graphic>
              <a:graphicData uri="http://schemas.openxmlformats.org/drawingml/2006/picture">
                <pic:pic>
                  <pic:nvPicPr>
                    <pic:cNvPr id="0" name="image51.png"/>
                    <pic:cNvPicPr preferRelativeResize="0"/>
                  </pic:nvPicPr>
                  <pic:blipFill>
                    <a:blip r:embed="rId128"/>
                    <a:srcRect b="0" l="0" r="0" t="0"/>
                    <a:stretch>
                      <a:fillRect/>
                    </a:stretch>
                  </pic:blipFill>
                  <pic:spPr>
                    <a:xfrm>
                      <a:off x="0" y="0"/>
                      <a:ext cx="5943600" cy="17399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C4">
      <w:pPr>
        <w:jc w:val="both"/>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4C5">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Информацията, която админ вижда свързана с категориите:</w:t>
      </w:r>
    </w:p>
    <w:p w:rsidR="00000000" w:rsidDel="00000000" w:rsidP="00000000" w:rsidRDefault="00000000" w:rsidRPr="00000000" w14:paraId="000004C6">
      <w:pPr>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C7">
      <w:pPr>
        <w:numPr>
          <w:ilvl w:val="0"/>
          <w:numId w:val="42"/>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ID - уникалният номер на категорията</w:t>
      </w:r>
    </w:p>
    <w:p w:rsidR="00000000" w:rsidDel="00000000" w:rsidP="00000000" w:rsidRDefault="00000000" w:rsidRPr="00000000" w14:paraId="000004C8">
      <w:pPr>
        <w:numPr>
          <w:ilvl w:val="0"/>
          <w:numId w:val="42"/>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Name - име на категорията</w:t>
      </w:r>
    </w:p>
    <w:p w:rsidR="00000000" w:rsidDel="00000000" w:rsidP="00000000" w:rsidRDefault="00000000" w:rsidRPr="00000000" w14:paraId="000004C9">
      <w:pPr>
        <w:numPr>
          <w:ilvl w:val="0"/>
          <w:numId w:val="42"/>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Description - описание на категорията</w:t>
      </w:r>
    </w:p>
    <w:p w:rsidR="00000000" w:rsidDel="00000000" w:rsidP="00000000" w:rsidRDefault="00000000" w:rsidRPr="00000000" w14:paraId="000004CA">
      <w:pPr>
        <w:numPr>
          <w:ilvl w:val="0"/>
          <w:numId w:val="42"/>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Services Count - колко на брой услуги са извършени от тази категория</w:t>
      </w:r>
    </w:p>
    <w:p w:rsidR="00000000" w:rsidDel="00000000" w:rsidP="00000000" w:rsidRDefault="00000000" w:rsidRPr="00000000" w14:paraId="000004CB">
      <w:pPr>
        <w:numPr>
          <w:ilvl w:val="0"/>
          <w:numId w:val="42"/>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Position - на коя позиция се намират на Home page-a</w:t>
      </w:r>
    </w:p>
    <w:p w:rsidR="00000000" w:rsidDel="00000000" w:rsidP="00000000" w:rsidRDefault="00000000" w:rsidRPr="00000000" w14:paraId="000004CC">
      <w:pPr>
        <w:numPr>
          <w:ilvl w:val="0"/>
          <w:numId w:val="42"/>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Status - какъв статус имат /</w:t>
      </w:r>
      <w:r w:rsidDel="00000000" w:rsidR="00000000" w:rsidRPr="00000000">
        <w:rPr>
          <w:color w:val="38761d"/>
          <w:sz w:val="40"/>
          <w:szCs w:val="40"/>
          <w:u w:val="single"/>
          <w:rtl w:val="0"/>
          <w:rPrChange w:author="Nina Pavlova" w:id="2" w:date="2026-04-29T20:50:46Z">
            <w:rPr>
              <w:i w:val="1"/>
              <w:iCs w:val="1"/>
              <w:color w:val="212529"/>
              <w:sz w:val="26"/>
              <w:szCs w:val="26"/>
            </w:rPr>
          </w:rPrChange>
        </w:rPr>
        <w:t xml:space="preserve"> Active / Inactive</w:t>
      </w:r>
      <w:r w:rsidDel="00000000" w:rsidR="00000000" w:rsidRPr="00000000">
        <w:rPr>
          <w:color w:val="38761d"/>
          <w:sz w:val="40"/>
          <w:szCs w:val="40"/>
          <w:u w:val="single"/>
          <w:rtl w:val="0"/>
          <w:rPrChange w:author="Nina Pavlova" w:id="2" w:date="2026-04-29T20:50:46Z">
            <w:rPr>
              <w:color w:val="212529"/>
              <w:sz w:val="26"/>
              <w:szCs w:val="26"/>
            </w:rPr>
          </w:rPrChange>
        </w:rPr>
        <w:t xml:space="preserve">//</w:t>
      </w:r>
    </w:p>
    <w:p w:rsidR="00000000" w:rsidDel="00000000" w:rsidP="00000000" w:rsidRDefault="00000000" w:rsidRPr="00000000" w14:paraId="000004CD">
      <w:pPr>
        <w:numPr>
          <w:ilvl w:val="0"/>
          <w:numId w:val="42"/>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Created - кога са създадени</w:t>
      </w:r>
    </w:p>
    <w:p w:rsidR="00000000" w:rsidDel="00000000" w:rsidP="00000000" w:rsidRDefault="00000000" w:rsidRPr="00000000" w14:paraId="000004CE">
      <w:pPr>
        <w:numPr>
          <w:ilvl w:val="0"/>
          <w:numId w:val="42"/>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Updated - кога са обновени</w:t>
      </w:r>
    </w:p>
    <w:p w:rsidR="00000000" w:rsidDel="00000000" w:rsidP="00000000" w:rsidRDefault="00000000" w:rsidRPr="00000000" w14:paraId="000004CF">
      <w:pPr>
        <w:numPr>
          <w:ilvl w:val="0"/>
          <w:numId w:val="42"/>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Actions  - от тук се достъпват действията, които админ може да извършва от следните бутони: “View” - да огледа категория, “Edit” - да коригира категория, “Delete” - да изтрива категория</w:t>
      </w:r>
      <w:r w:rsidDel="00000000" w:rsidR="00000000" w:rsidRPr="00000000">
        <w:rPr>
          <w:rtl w:val="0"/>
        </w:rPr>
      </w:r>
    </w:p>
    <w:p w:rsidR="00000000" w:rsidDel="00000000" w:rsidP="00000000" w:rsidRDefault="00000000" w:rsidRPr="00000000" w14:paraId="000004D0">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4D1">
      <w:pPr>
        <w:spacing w:line="276" w:lineRule="auto"/>
        <w:rPr>
          <w:color w:val="38761d"/>
          <w:sz w:val="40"/>
          <w:szCs w:val="40"/>
          <w:u w:val="single"/>
          <w:rPrChange w:author="Nina Pavlova" w:id="2" w:date="2026-04-29T20:50:46Z">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Опциите “View” и “Edit” зареждат идентични страници с разликата, че при “Edit” е разрешено редактирането. </w:t>
      </w:r>
      <w:r w:rsidDel="00000000" w:rsidR="00000000" w:rsidRPr="00000000">
        <w:rPr>
          <w:rtl w:val="0"/>
        </w:rPr>
      </w:r>
    </w:p>
    <w:p w:rsidR="00000000" w:rsidDel="00000000" w:rsidP="00000000" w:rsidRDefault="00000000" w:rsidRPr="00000000" w14:paraId="000004D2">
      <w:pPr>
        <w:jc w:val="both"/>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4D3">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бутон  ‘’View’’ отваряме следната страница:</w:t>
      </w:r>
    </w:p>
    <w:p w:rsidR="00000000" w:rsidDel="00000000" w:rsidP="00000000" w:rsidRDefault="00000000" w:rsidRPr="00000000" w14:paraId="000004D4">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4D5">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2413000"/>
            <wp:effectExtent b="25400" l="25400" r="25400" t="25400"/>
            <wp:docPr id="79" name="image95.png"/>
            <a:graphic>
              <a:graphicData uri="http://schemas.openxmlformats.org/drawingml/2006/picture">
                <pic:pic>
                  <pic:nvPicPr>
                    <pic:cNvPr id="0" name="image95.png"/>
                    <pic:cNvPicPr preferRelativeResize="0"/>
                  </pic:nvPicPr>
                  <pic:blipFill>
                    <a:blip r:embed="rId129"/>
                    <a:srcRect b="0" l="0" r="0" t="0"/>
                    <a:stretch>
                      <a:fillRect/>
                    </a:stretch>
                  </pic:blipFill>
                  <pic:spPr>
                    <a:xfrm>
                      <a:off x="0" y="0"/>
                      <a:ext cx="5943600" cy="2413000"/>
                    </a:xfrm>
                    <a:prstGeom prst="rect"/>
                    <a:ln w="25400">
                      <a:solidFill>
                        <a:srgbClr val="434343"/>
                      </a:solidFill>
                      <a:prstDash val="solid"/>
                    </a:ln>
                  </pic:spPr>
                </pic:pic>
              </a:graphicData>
            </a:graphic>
          </wp:inline>
        </w:drawing>
      </w:r>
      <w:r w:rsidDel="00000000" w:rsidR="00000000" w:rsidRPr="00000000">
        <w:rPr>
          <w:color w:val="38761d"/>
          <w:sz w:val="40"/>
          <w:szCs w:val="40"/>
          <w:u w:val="single"/>
          <w:rtl w:val="0"/>
          <w:rPrChange w:author="Nina Pavlova" w:id="2" w:date="2026-04-29T20:50:46Z">
            <w:rPr>
              <w:sz w:val="28"/>
              <w:szCs w:val="28"/>
            </w:rPr>
          </w:rPrChange>
        </w:rPr>
        <w:t xml:space="preserve"> </w:t>
      </w:r>
    </w:p>
    <w:p w:rsidR="00000000" w:rsidDel="00000000" w:rsidP="00000000" w:rsidRDefault="00000000" w:rsidRPr="00000000" w14:paraId="000004D6">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4D7">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тази страница админ може да се информира за:</w:t>
      </w:r>
    </w:p>
    <w:p w:rsidR="00000000" w:rsidDel="00000000" w:rsidP="00000000" w:rsidRDefault="00000000" w:rsidRPr="00000000" w14:paraId="000004D8">
      <w:pPr>
        <w:numPr>
          <w:ilvl w:val="0"/>
          <w:numId w:val="81"/>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Name - име на категорията;</w:t>
      </w:r>
    </w:p>
    <w:p w:rsidR="00000000" w:rsidDel="00000000" w:rsidP="00000000" w:rsidRDefault="00000000" w:rsidRPr="00000000" w14:paraId="000004D9">
      <w:pPr>
        <w:numPr>
          <w:ilvl w:val="0"/>
          <w:numId w:val="81"/>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Status - нейния статус;</w:t>
      </w:r>
    </w:p>
    <w:p w:rsidR="00000000" w:rsidDel="00000000" w:rsidP="00000000" w:rsidRDefault="00000000" w:rsidRPr="00000000" w14:paraId="000004DA">
      <w:pPr>
        <w:numPr>
          <w:ilvl w:val="0"/>
          <w:numId w:val="81"/>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Description - описание на самата категория; </w:t>
      </w:r>
    </w:p>
    <w:p w:rsidR="00000000" w:rsidDel="00000000" w:rsidP="00000000" w:rsidRDefault="00000000" w:rsidRPr="00000000" w14:paraId="000004DB">
      <w:pPr>
        <w:numPr>
          <w:ilvl w:val="0"/>
          <w:numId w:val="81"/>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Preview Photo - oт този бутон се отваря снимка на категорията в нов tab.</w:t>
      </w:r>
      <w:r w:rsidDel="00000000" w:rsidR="00000000" w:rsidRPr="00000000">
        <w:rPr>
          <w:rtl w:val="0"/>
        </w:rPr>
      </w:r>
    </w:p>
    <w:p w:rsidR="00000000" w:rsidDel="00000000" w:rsidP="00000000" w:rsidRDefault="00000000" w:rsidRPr="00000000" w14:paraId="000004DC">
      <w:pPr>
        <w:jc w:val="both"/>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4DD">
      <w:pPr>
        <w:jc w:val="both"/>
        <w:rPr>
          <w:color w:val="38761d"/>
          <w:sz w:val="40"/>
          <w:szCs w:val="40"/>
          <w:u w:val="single"/>
          <w:rPrChange w:author="Nina Pavlova" w:id="2" w:date="2026-04-29T20:50:46Z">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бутон ‘’Edit’’, се зарежда  страница със същата информация, но  админ има възможност да прави промени по всички полета. Може да направи категорията активна или неактивна, сменяйки статуса й. След направените промени те трябва да бъдат запаметени с бутона “Save”. Ако не се избере бутонът, промените няма да бъдат запаметени.</w:t>
      </w:r>
      <w:r w:rsidDel="00000000" w:rsidR="00000000" w:rsidRPr="00000000">
        <w:rPr>
          <w:rtl w:val="0"/>
        </w:rPr>
      </w:r>
    </w:p>
    <w:p w:rsidR="00000000" w:rsidDel="00000000" w:rsidP="00000000" w:rsidRDefault="00000000" w:rsidRPr="00000000" w14:paraId="000004DE">
      <w:pPr>
        <w:jc w:val="both"/>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4DF">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бутон ‘’Delete’’, админа може да изтрие категория. Извежда се съобщение “Do you want to delete category "Home Maintenance"?” и админа има две опции “Yes” и “No”.</w:t>
      </w:r>
    </w:p>
    <w:p w:rsidR="00000000" w:rsidDel="00000000" w:rsidP="00000000" w:rsidRDefault="00000000" w:rsidRPr="00000000" w14:paraId="000004E0">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4E1">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498600"/>
            <wp:effectExtent b="25400" l="25400" r="25400" t="25400"/>
            <wp:docPr id="153" name="image154.png"/>
            <a:graphic>
              <a:graphicData uri="http://schemas.openxmlformats.org/drawingml/2006/picture">
                <pic:pic>
                  <pic:nvPicPr>
                    <pic:cNvPr id="0" name="image154.png"/>
                    <pic:cNvPicPr preferRelativeResize="0"/>
                  </pic:nvPicPr>
                  <pic:blipFill>
                    <a:blip r:embed="rId130"/>
                    <a:srcRect b="0" l="0" r="0" t="0"/>
                    <a:stretch>
                      <a:fillRect/>
                    </a:stretch>
                  </pic:blipFill>
                  <pic:spPr>
                    <a:xfrm>
                      <a:off x="0" y="0"/>
                      <a:ext cx="5943600" cy="1498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E2">
      <w:pPr>
        <w:jc w:val="both"/>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4E3">
      <w:pPr>
        <w:jc w:val="both"/>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4E4">
      <w:pPr>
        <w:jc w:val="both"/>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4E5">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В ‘’Categories’’, чрез бутон  ‘’+ Add’’ админ може да добавя нови категории:</w:t>
      </w:r>
    </w:p>
    <w:p w:rsidR="00000000" w:rsidDel="00000000" w:rsidP="00000000" w:rsidRDefault="00000000" w:rsidRPr="00000000" w14:paraId="000004E6">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4E7">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2692400"/>
            <wp:effectExtent b="25400" l="25400" r="25400" t="25400"/>
            <wp:docPr id="84" name="image85.png"/>
            <a:graphic>
              <a:graphicData uri="http://schemas.openxmlformats.org/drawingml/2006/picture">
                <pic:pic>
                  <pic:nvPicPr>
                    <pic:cNvPr id="0" name="image85.png"/>
                    <pic:cNvPicPr preferRelativeResize="0"/>
                  </pic:nvPicPr>
                  <pic:blipFill>
                    <a:blip r:embed="rId131"/>
                    <a:srcRect b="0" l="0" r="0" t="0"/>
                    <a:stretch>
                      <a:fillRect/>
                    </a:stretch>
                  </pic:blipFill>
                  <pic:spPr>
                    <a:xfrm>
                      <a:off x="0" y="0"/>
                      <a:ext cx="5943600" cy="2692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E8">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За да се добави нова категория, трябва да се изпълнят няколко условия, а именно:</w:t>
      </w:r>
    </w:p>
    <w:p w:rsidR="00000000" w:rsidDel="00000000" w:rsidP="00000000" w:rsidRDefault="00000000" w:rsidRPr="00000000" w14:paraId="000004E9">
      <w:pPr>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4EA">
      <w:pPr>
        <w:numPr>
          <w:ilvl w:val="0"/>
          <w:numId w:val="74"/>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Да се добави снимка, която не трябва да надвишава 30 MB;</w:t>
      </w:r>
    </w:p>
    <w:p w:rsidR="00000000" w:rsidDel="00000000" w:rsidP="00000000" w:rsidRDefault="00000000" w:rsidRPr="00000000" w14:paraId="000004EB">
      <w:pPr>
        <w:numPr>
          <w:ilvl w:val="0"/>
          <w:numId w:val="74"/>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Да се посочи име на категорията;</w:t>
      </w:r>
    </w:p>
    <w:p w:rsidR="00000000" w:rsidDel="00000000" w:rsidP="00000000" w:rsidRDefault="00000000" w:rsidRPr="00000000" w14:paraId="000004EC">
      <w:pPr>
        <w:numPr>
          <w:ilvl w:val="0"/>
          <w:numId w:val="74"/>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Да се направи описание на категорията</w:t>
      </w:r>
    </w:p>
    <w:p w:rsidR="00000000" w:rsidDel="00000000" w:rsidP="00000000" w:rsidRDefault="00000000" w:rsidRPr="00000000" w14:paraId="000004ED">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4EE">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Админа има възможност да сменя статуса на категорията - Active/Inactive</w:t>
      </w:r>
    </w:p>
    <w:p w:rsidR="00000000" w:rsidDel="00000000" w:rsidP="00000000" w:rsidRDefault="00000000" w:rsidRPr="00000000" w14:paraId="000004EF">
      <w:pPr>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4F0">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А чрез бутон ‘’Sort’’ категориите могат да се подредят по различен начин. Сортирането става чрез, Drag and Drop (провлачване) на категории в определена последователност :</w:t>
      </w:r>
    </w:p>
    <w:p w:rsidR="00000000" w:rsidDel="00000000" w:rsidP="00000000" w:rsidRDefault="00000000" w:rsidRPr="00000000" w14:paraId="000004F1">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5003800"/>
            <wp:effectExtent b="25400" l="25400" r="25400" t="25400"/>
            <wp:docPr id="27" name="image13.png"/>
            <a:graphic>
              <a:graphicData uri="http://schemas.openxmlformats.org/drawingml/2006/picture">
                <pic:pic>
                  <pic:nvPicPr>
                    <pic:cNvPr id="0" name="image13.png"/>
                    <pic:cNvPicPr preferRelativeResize="0"/>
                  </pic:nvPicPr>
                  <pic:blipFill>
                    <a:blip r:embed="rId132"/>
                    <a:srcRect b="0" l="0" r="0" t="0"/>
                    <a:stretch>
                      <a:fillRect/>
                    </a:stretch>
                  </pic:blipFill>
                  <pic:spPr>
                    <a:xfrm>
                      <a:off x="0" y="0"/>
                      <a:ext cx="5943600" cy="5003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F2">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4F3">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4F4">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Има поле за търсене, откъдето могат да бъдат търсени конкретни категории:</w:t>
      </w:r>
    </w:p>
    <w:p w:rsidR="00000000" w:rsidDel="00000000" w:rsidP="00000000" w:rsidRDefault="00000000" w:rsidRPr="00000000" w14:paraId="000004F5">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4F6">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812800"/>
            <wp:effectExtent b="25400" l="25400" r="25400" t="25400"/>
            <wp:docPr id="41" name="image43.png"/>
            <a:graphic>
              <a:graphicData uri="http://schemas.openxmlformats.org/drawingml/2006/picture">
                <pic:pic>
                  <pic:nvPicPr>
                    <pic:cNvPr id="0" name="image43.png"/>
                    <pic:cNvPicPr preferRelativeResize="0"/>
                  </pic:nvPicPr>
                  <pic:blipFill>
                    <a:blip r:embed="rId133"/>
                    <a:srcRect b="0" l="0" r="0" t="0"/>
                    <a:stretch>
                      <a:fillRect/>
                    </a:stretch>
                  </pic:blipFill>
                  <pic:spPr>
                    <a:xfrm>
                      <a:off x="0" y="0"/>
                      <a:ext cx="5943600" cy="812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4F7">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F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F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4FA">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hr3tmp8ah8pg" w:id="56"/>
      <w:bookmarkEnd w:id="56"/>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2.3.3.8 Services подменю</w:t>
      </w:r>
    </w:p>
    <w:p w:rsidR="00000000" w:rsidDel="00000000" w:rsidP="00000000" w:rsidRDefault="00000000" w:rsidRPr="00000000" w14:paraId="000004FB">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4FC">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На тази страница се визуализира списък с всички услуги, които системата предлага.Тук админ може да преглежда, търси, добавя, коригира и изтрива услуги. Това подменю се явява подкатегория на Categories.</w:t>
      </w:r>
      <w:r w:rsidDel="00000000" w:rsidR="00000000" w:rsidRPr="00000000">
        <w:rPr>
          <w:rtl w:val="0"/>
        </w:rPr>
      </w:r>
    </w:p>
    <w:p w:rsidR="00000000" w:rsidDel="00000000" w:rsidP="00000000" w:rsidRDefault="00000000" w:rsidRPr="00000000" w14:paraId="000004FD">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4FE">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4FF">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500">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501">
      <w:pPr>
        <w:jc w:val="both"/>
        <w:rPr>
          <w:color w:val="38761d"/>
          <w:sz w:val="40"/>
          <w:szCs w:val="40"/>
          <w:u w:val="single"/>
          <w:rPrChange w:author="Nina Pavlova" w:id="2" w:date="2026-04-29T20:50:46Z">
            <w:rPr>
              <w:color w:val="666666"/>
              <w:sz w:val="34"/>
              <w:szCs w:val="34"/>
              <w:u w:val="single"/>
            </w:rPr>
          </w:rPrChange>
        </w:rPr>
      </w:pPr>
      <w:r w:rsidDel="00000000" w:rsidR="00000000" w:rsidRPr="00000000">
        <w:rPr>
          <w:color w:val="38761d"/>
          <w:sz w:val="40"/>
          <w:szCs w:val="40"/>
          <w:u w:val="single"/>
          <w:rPrChange w:author="Nina Pavlova" w:id="2" w:date="2026-04-29T20:50:46Z">
            <w:rPr>
              <w:color w:val="666666"/>
              <w:sz w:val="34"/>
              <w:szCs w:val="34"/>
              <w:u w:val="single"/>
            </w:rPr>
          </w:rPrChange>
        </w:rPr>
        <w:drawing>
          <wp:inline distB="114300" distT="114300" distL="114300" distR="114300">
            <wp:extent cx="5943600" cy="1219200"/>
            <wp:effectExtent b="25400" l="25400" r="25400" t="25400"/>
            <wp:docPr id="154" name="image158.png"/>
            <a:graphic>
              <a:graphicData uri="http://schemas.openxmlformats.org/drawingml/2006/picture">
                <pic:pic>
                  <pic:nvPicPr>
                    <pic:cNvPr id="0" name="image158.png"/>
                    <pic:cNvPicPr preferRelativeResize="0"/>
                  </pic:nvPicPr>
                  <pic:blipFill>
                    <a:blip r:embed="rId134"/>
                    <a:srcRect b="0" l="0" r="0" t="0"/>
                    <a:stretch>
                      <a:fillRect/>
                    </a:stretch>
                  </pic:blipFill>
                  <pic:spPr>
                    <a:xfrm>
                      <a:off x="0" y="0"/>
                      <a:ext cx="5943600" cy="1219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02">
      <w:pPr>
        <w:jc w:val="both"/>
        <w:rPr>
          <w:color w:val="38761d"/>
          <w:sz w:val="40"/>
          <w:szCs w:val="40"/>
          <w:u w:val="single"/>
          <w:rPrChange w:author="Nina Pavlova" w:id="2" w:date="2026-04-29T20:50:46Z">
            <w:rPr>
              <w:color w:val="666666"/>
              <w:sz w:val="34"/>
              <w:szCs w:val="34"/>
              <w:u w:val="single"/>
            </w:rPr>
          </w:rPrChange>
        </w:rPr>
      </w:pPr>
      <w:r w:rsidDel="00000000" w:rsidR="00000000" w:rsidRPr="00000000">
        <w:rPr>
          <w:rtl w:val="0"/>
        </w:rPr>
      </w:r>
    </w:p>
    <w:p w:rsidR="00000000" w:rsidDel="00000000" w:rsidP="00000000" w:rsidRDefault="00000000" w:rsidRPr="00000000" w14:paraId="00000503">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Информацията, която админ вижда свързана с услугите:</w:t>
      </w:r>
    </w:p>
    <w:p w:rsidR="00000000" w:rsidDel="00000000" w:rsidP="00000000" w:rsidRDefault="00000000" w:rsidRPr="00000000" w14:paraId="00000504">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05">
      <w:pPr>
        <w:numPr>
          <w:ilvl w:val="0"/>
          <w:numId w:val="8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ID - уникалният номер към услугата</w:t>
      </w:r>
    </w:p>
    <w:p w:rsidR="00000000" w:rsidDel="00000000" w:rsidP="00000000" w:rsidRDefault="00000000" w:rsidRPr="00000000" w14:paraId="00000506">
      <w:pPr>
        <w:numPr>
          <w:ilvl w:val="0"/>
          <w:numId w:val="8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Name - наименованието на услугата</w:t>
      </w:r>
    </w:p>
    <w:p w:rsidR="00000000" w:rsidDel="00000000" w:rsidP="00000000" w:rsidRDefault="00000000" w:rsidRPr="00000000" w14:paraId="00000507">
      <w:pPr>
        <w:numPr>
          <w:ilvl w:val="0"/>
          <w:numId w:val="8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Assigned iTasker - назначен iTasker</w:t>
      </w:r>
    </w:p>
    <w:p w:rsidR="00000000" w:rsidDel="00000000" w:rsidP="00000000" w:rsidRDefault="00000000" w:rsidRPr="00000000" w14:paraId="00000508">
      <w:pPr>
        <w:numPr>
          <w:ilvl w:val="0"/>
          <w:numId w:val="8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Init. app. time - минимално време на заетост                </w:t>
      </w:r>
    </w:p>
    <w:p w:rsidR="00000000" w:rsidDel="00000000" w:rsidP="00000000" w:rsidRDefault="00000000" w:rsidRPr="00000000" w14:paraId="00000509">
      <w:pPr>
        <w:numPr>
          <w:ilvl w:val="0"/>
          <w:numId w:val="8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Price/Hr. - цена на час</w:t>
      </w:r>
    </w:p>
    <w:p w:rsidR="00000000" w:rsidDel="00000000" w:rsidP="00000000" w:rsidRDefault="00000000" w:rsidRPr="00000000" w14:paraId="0000050A">
      <w:pPr>
        <w:numPr>
          <w:ilvl w:val="0"/>
          <w:numId w:val="8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Quote Fee - такса за офертата, дължима от iTasker-а</w:t>
      </w:r>
    </w:p>
    <w:p w:rsidR="00000000" w:rsidDel="00000000" w:rsidP="00000000" w:rsidRDefault="00000000" w:rsidRPr="00000000" w14:paraId="0000050B">
      <w:pPr>
        <w:numPr>
          <w:ilvl w:val="0"/>
          <w:numId w:val="8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Category - категория към която се отнася услугата</w:t>
      </w:r>
    </w:p>
    <w:p w:rsidR="00000000" w:rsidDel="00000000" w:rsidP="00000000" w:rsidRDefault="00000000" w:rsidRPr="00000000" w14:paraId="0000050C">
      <w:pPr>
        <w:numPr>
          <w:ilvl w:val="0"/>
          <w:numId w:val="8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Show Homepage  - визуализиране на услугата в </w:t>
      </w:r>
      <w:r w:rsidDel="00000000" w:rsidR="00000000" w:rsidRPr="00000000">
        <w:rPr>
          <w:color w:val="38761d"/>
          <w:sz w:val="40"/>
          <w:szCs w:val="40"/>
          <w:u w:val="single"/>
          <w:rtl w:val="0"/>
          <w:rPrChange w:author="Nina Pavlova" w:id="2" w:date="2026-04-29T20:50:46Z">
            <w:rPr>
              <w:sz w:val="26"/>
              <w:szCs w:val="26"/>
            </w:rPr>
          </w:rPrChange>
        </w:rPr>
        <w:t xml:space="preserve">Home page</w:t>
      </w:r>
      <w:r w:rsidDel="00000000" w:rsidR="00000000" w:rsidRPr="00000000">
        <w:rPr>
          <w:color w:val="38761d"/>
          <w:sz w:val="40"/>
          <w:szCs w:val="40"/>
          <w:u w:val="single"/>
          <w:rtl w:val="0"/>
          <w:rPrChange w:author="Nina Pavlova" w:id="2" w:date="2026-04-29T20:50:46Z">
            <w:rPr>
              <w:sz w:val="26"/>
              <w:szCs w:val="26"/>
            </w:rPr>
          </w:rPrChange>
        </w:rPr>
        <w:t xml:space="preserve">-a /Yes/No//</w:t>
      </w:r>
    </w:p>
    <w:p w:rsidR="00000000" w:rsidDel="00000000" w:rsidP="00000000" w:rsidRDefault="00000000" w:rsidRPr="00000000" w14:paraId="0000050D">
      <w:pPr>
        <w:numPr>
          <w:ilvl w:val="0"/>
          <w:numId w:val="8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Status - статус на услугата / Active/ Inactive//</w:t>
      </w:r>
    </w:p>
    <w:p w:rsidR="00000000" w:rsidDel="00000000" w:rsidP="00000000" w:rsidRDefault="00000000" w:rsidRPr="00000000" w14:paraId="0000050E">
      <w:pPr>
        <w:numPr>
          <w:ilvl w:val="0"/>
          <w:numId w:val="82"/>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Show discount - показване на отстъпката</w:t>
      </w:r>
    </w:p>
    <w:p w:rsidR="00000000" w:rsidDel="00000000" w:rsidP="00000000" w:rsidRDefault="00000000" w:rsidRPr="00000000" w14:paraId="0000050F">
      <w:pPr>
        <w:numPr>
          <w:ilvl w:val="0"/>
          <w:numId w:val="8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Created - кога е създадена услугата</w:t>
      </w:r>
    </w:p>
    <w:p w:rsidR="00000000" w:rsidDel="00000000" w:rsidP="00000000" w:rsidRDefault="00000000" w:rsidRPr="00000000" w14:paraId="00000510">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11">
      <w:pPr>
        <w:numPr>
          <w:ilvl w:val="0"/>
          <w:numId w:val="82"/>
        </w:numPr>
        <w:ind w:left="720" w:hanging="360"/>
        <w:jc w:val="both"/>
        <w:rPr>
          <w:sz w:val="28"/>
          <w:szCs w:val="28"/>
        </w:rPr>
      </w:pPr>
      <w:r w:rsidDel="00000000" w:rsidR="00000000" w:rsidRPr="00000000">
        <w:rPr>
          <w:color w:val="38761d"/>
          <w:sz w:val="40"/>
          <w:szCs w:val="40"/>
          <w:u w:val="single"/>
          <w:rtl w:val="0"/>
          <w:rPrChange w:author="Nina Pavlova" w:id="2" w:date="2026-04-29T20:50:46Z">
            <w:rPr>
              <w:sz w:val="26"/>
              <w:szCs w:val="26"/>
            </w:rPr>
          </w:rPrChange>
        </w:rPr>
        <w:t xml:space="preserve">Actions</w:t>
      </w:r>
      <w:r w:rsidDel="00000000" w:rsidR="00000000" w:rsidRPr="00000000">
        <w:rPr>
          <w:color w:val="38761d"/>
          <w:sz w:val="40"/>
          <w:szCs w:val="40"/>
          <w:u w:val="single"/>
          <w:rtl w:val="0"/>
          <w:rPrChange w:author="Nina Pavlova" w:id="2" w:date="2026-04-29T20:50:46Z">
            <w:rPr>
              <w:sz w:val="28"/>
              <w:szCs w:val="28"/>
            </w:rPr>
          </w:rPrChange>
        </w:rPr>
        <w:t xml:space="preserve"> - </w:t>
      </w:r>
      <w:r w:rsidDel="00000000" w:rsidR="00000000" w:rsidRPr="00000000">
        <w:rPr>
          <w:color w:val="38761d"/>
          <w:sz w:val="40"/>
          <w:szCs w:val="40"/>
          <w:u w:val="single"/>
          <w:rtl w:val="0"/>
          <w:rPrChange w:author="Nina Pavlova" w:id="2" w:date="2026-04-29T20:50:46Z">
            <w:rPr>
              <w:color w:val="212529"/>
              <w:sz w:val="26"/>
              <w:szCs w:val="26"/>
            </w:rPr>
          </w:rPrChange>
        </w:rPr>
        <w:t xml:space="preserve">от тук се достъпват действията, които админ може да извършва от бутоните: “View” - да огледа услугата, “Edit” - да коригира услуга, “Delete” - да изтрива услуга</w:t>
      </w:r>
      <w:r w:rsidDel="00000000" w:rsidR="00000000" w:rsidRPr="00000000">
        <w:rPr>
          <w:rtl w:val="0"/>
        </w:rPr>
      </w:r>
    </w:p>
    <w:p w:rsidR="00000000" w:rsidDel="00000000" w:rsidP="00000000" w:rsidRDefault="00000000" w:rsidRPr="00000000" w14:paraId="00000512">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13">
      <w:pPr>
        <w:spacing w:line="276" w:lineRule="auto"/>
        <w:rPr>
          <w:color w:val="38761d"/>
          <w:sz w:val="40"/>
          <w:szCs w:val="40"/>
          <w:u w:val="single"/>
          <w:rPrChange w:author="Nina Pavlova" w:id="2" w:date="2026-04-29T20:50:46Z">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Опциите View и Edit зареждат идентични страници с разликата, че при Edit е разрешено редактирането. </w:t>
      </w:r>
      <w:r w:rsidDel="00000000" w:rsidR="00000000" w:rsidRPr="00000000">
        <w:rPr>
          <w:rtl w:val="0"/>
        </w:rPr>
      </w:r>
    </w:p>
    <w:p w:rsidR="00000000" w:rsidDel="00000000" w:rsidP="00000000" w:rsidRDefault="00000000" w:rsidRPr="00000000" w14:paraId="00000514">
      <w:pPr>
        <w:jc w:val="both"/>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515">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бутон ‘’View’’ отваряме следната страница:</w:t>
      </w:r>
    </w:p>
    <w:p w:rsidR="00000000" w:rsidDel="00000000" w:rsidP="00000000" w:rsidRDefault="00000000" w:rsidRPr="00000000" w14:paraId="00000516">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3505200"/>
            <wp:effectExtent b="25400" l="25400" r="25400" t="25400"/>
            <wp:docPr id="95" name="image105.png"/>
            <a:graphic>
              <a:graphicData uri="http://schemas.openxmlformats.org/drawingml/2006/picture">
                <pic:pic>
                  <pic:nvPicPr>
                    <pic:cNvPr id="0" name="image105.png"/>
                    <pic:cNvPicPr preferRelativeResize="0"/>
                  </pic:nvPicPr>
                  <pic:blipFill>
                    <a:blip r:embed="rId135"/>
                    <a:srcRect b="0" l="0" r="0" t="0"/>
                    <a:stretch>
                      <a:fillRect/>
                    </a:stretch>
                  </pic:blipFill>
                  <pic:spPr>
                    <a:xfrm>
                      <a:off x="0" y="0"/>
                      <a:ext cx="5943600" cy="3505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17">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18">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тази страница админ може да се информира за:</w:t>
      </w:r>
    </w:p>
    <w:p w:rsidR="00000000" w:rsidDel="00000000" w:rsidP="00000000" w:rsidRDefault="00000000" w:rsidRPr="00000000" w14:paraId="00000519">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Name - име на услугата;</w:t>
      </w:r>
    </w:p>
    <w:p w:rsidR="00000000" w:rsidDel="00000000" w:rsidP="00000000" w:rsidRDefault="00000000" w:rsidRPr="00000000" w14:paraId="0000051A">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Slug - лесен достъп до услуга (Friendly URL); </w:t>
      </w:r>
    </w:p>
    <w:p w:rsidR="00000000" w:rsidDel="00000000" w:rsidP="00000000" w:rsidRDefault="00000000" w:rsidRPr="00000000" w14:paraId="0000051B">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Category - описание за самата услуга; </w:t>
      </w:r>
    </w:p>
    <w:p w:rsidR="00000000" w:rsidDel="00000000" w:rsidP="00000000" w:rsidRDefault="00000000" w:rsidRPr="00000000" w14:paraId="0000051C">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Show on homepage - да се визуализира или не на главната страница;</w:t>
      </w:r>
    </w:p>
    <w:p w:rsidR="00000000" w:rsidDel="00000000" w:rsidP="00000000" w:rsidRDefault="00000000" w:rsidRPr="00000000" w14:paraId="0000051D">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Status - дали е активна или не услугата (Active/Inactive);</w:t>
      </w:r>
    </w:p>
    <w:p w:rsidR="00000000" w:rsidDel="00000000" w:rsidP="00000000" w:rsidRDefault="00000000" w:rsidRPr="00000000" w14:paraId="0000051E">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Enable Discounts - да се забрани или разреши отстъпката (discount);</w:t>
      </w:r>
    </w:p>
    <w:p w:rsidR="00000000" w:rsidDel="00000000" w:rsidP="00000000" w:rsidRDefault="00000000" w:rsidRPr="00000000" w14:paraId="0000051F">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Initial Appointment Time - задава се минимална ставка</w:t>
      </w:r>
    </w:p>
    <w:p w:rsidR="00000000" w:rsidDel="00000000" w:rsidP="00000000" w:rsidRDefault="00000000" w:rsidRPr="00000000" w14:paraId="00000520">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Description - описание на това, което включва сумата</w:t>
      </w:r>
    </w:p>
    <w:p w:rsidR="00000000" w:rsidDel="00000000" w:rsidP="00000000" w:rsidRDefault="00000000" w:rsidRPr="00000000" w14:paraId="00000521">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Min. Time - минималното време, за което може да се извърши услугата;</w:t>
      </w:r>
    </w:p>
    <w:p w:rsidR="00000000" w:rsidDel="00000000" w:rsidP="00000000" w:rsidRDefault="00000000" w:rsidRPr="00000000" w14:paraId="00000522">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Each Additional Hour - това е ставката за всеки допълнителен час;</w:t>
      </w:r>
    </w:p>
    <w:p w:rsidR="00000000" w:rsidDel="00000000" w:rsidP="00000000" w:rsidRDefault="00000000" w:rsidRPr="00000000" w14:paraId="00000523">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Description - описание на сумата, дължима за всеки допълнителен час;</w:t>
      </w:r>
    </w:p>
    <w:p w:rsidR="00000000" w:rsidDel="00000000" w:rsidP="00000000" w:rsidRDefault="00000000" w:rsidRPr="00000000" w14:paraId="00000524">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Quote Fee - такса;</w:t>
      </w:r>
    </w:p>
    <w:p w:rsidR="00000000" w:rsidDel="00000000" w:rsidP="00000000" w:rsidRDefault="00000000" w:rsidRPr="00000000" w14:paraId="00000525">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Tags(search) - тагове, свързани с услугата;</w:t>
      </w:r>
    </w:p>
    <w:p w:rsidR="00000000" w:rsidDel="00000000" w:rsidP="00000000" w:rsidRDefault="00000000" w:rsidRPr="00000000" w14:paraId="00000526">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Description - описание на самата услуга;</w:t>
      </w:r>
    </w:p>
    <w:p w:rsidR="00000000" w:rsidDel="00000000" w:rsidP="00000000" w:rsidRDefault="00000000" w:rsidRPr="00000000" w14:paraId="00000527">
      <w:pPr>
        <w:numPr>
          <w:ilvl w:val="0"/>
          <w:numId w:val="53"/>
        </w:numPr>
        <w:ind w:left="720" w:hanging="360"/>
        <w:jc w:val="both"/>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Preview Photo - oт този бутон се отваря снимката на услугата на нов tab.</w:t>
      </w:r>
      <w:r w:rsidDel="00000000" w:rsidR="00000000" w:rsidRPr="00000000">
        <w:rPr>
          <w:rtl w:val="0"/>
        </w:rPr>
      </w:r>
    </w:p>
    <w:p w:rsidR="00000000" w:rsidDel="00000000" w:rsidP="00000000" w:rsidRDefault="00000000" w:rsidRPr="00000000" w14:paraId="00000528">
      <w:pPr>
        <w:jc w:val="both"/>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529">
      <w:pPr>
        <w:jc w:val="both"/>
        <w:rPr>
          <w:color w:val="38761d"/>
          <w:sz w:val="40"/>
          <w:szCs w:val="40"/>
          <w:u w:val="single"/>
          <w:rPrChange w:author="Nina Pavlova" w:id="2" w:date="2026-04-29T20:50:46Z">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бутон ‘’Edit’’, се зарежда  страница със същата информация, но админ има възможност да прави промени по всички полета. След направените промени те трябва да бъдат запаметени с бутон ‘’Save’’. Ако не се избере бутонът, промените няма да бъдат запаметени.</w:t>
      </w:r>
      <w:r w:rsidDel="00000000" w:rsidR="00000000" w:rsidRPr="00000000">
        <w:rPr>
          <w:rtl w:val="0"/>
        </w:rPr>
      </w:r>
    </w:p>
    <w:p w:rsidR="00000000" w:rsidDel="00000000" w:rsidP="00000000" w:rsidRDefault="00000000" w:rsidRPr="00000000" w14:paraId="0000052A">
      <w:pPr>
        <w:jc w:val="both"/>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52B">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бутон ‘’Delete’’, админа може да изтрие категория. Извежда се съобщение “Do you want to delete service "Home Maintenance"?” и админа има две опции Yes or No.</w:t>
      </w:r>
    </w:p>
    <w:p w:rsidR="00000000" w:rsidDel="00000000" w:rsidP="00000000" w:rsidRDefault="00000000" w:rsidRPr="00000000" w14:paraId="0000052C">
      <w:pPr>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52D">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2E">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498600"/>
            <wp:effectExtent b="25400" l="25400" r="25400" t="25400"/>
            <wp:docPr id="55" name="image49.png"/>
            <a:graphic>
              <a:graphicData uri="http://schemas.openxmlformats.org/drawingml/2006/picture">
                <pic:pic>
                  <pic:nvPicPr>
                    <pic:cNvPr id="0" name="image49.png"/>
                    <pic:cNvPicPr preferRelativeResize="0"/>
                  </pic:nvPicPr>
                  <pic:blipFill>
                    <a:blip r:embed="rId136"/>
                    <a:srcRect b="0" l="0" r="0" t="0"/>
                    <a:stretch>
                      <a:fillRect/>
                    </a:stretch>
                  </pic:blipFill>
                  <pic:spPr>
                    <a:xfrm>
                      <a:off x="0" y="0"/>
                      <a:ext cx="5943600" cy="1498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2F">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В ‘’Services’’, чрез бутон  “+ Add” админ може да добавя нови услуги:</w:t>
      </w:r>
    </w:p>
    <w:p w:rsidR="00000000" w:rsidDel="00000000" w:rsidP="00000000" w:rsidRDefault="00000000" w:rsidRPr="00000000" w14:paraId="00000530">
      <w:pPr>
        <w:jc w:val="both"/>
        <w:rPr>
          <w:color w:val="38761d"/>
          <w:sz w:val="40"/>
          <w:szCs w:val="40"/>
          <w:u w:val="single"/>
          <w:rPrChange w:author="Nina Pavlova" w:id="2" w:date="2026-04-29T20:50:46Z">
            <w:rPr>
              <w:color w:val="666666"/>
              <w:sz w:val="34"/>
              <w:szCs w:val="34"/>
              <w:u w:val="single"/>
            </w:rPr>
          </w:rPrChange>
        </w:rPr>
      </w:pPr>
      <w:r w:rsidDel="00000000" w:rsidR="00000000" w:rsidRPr="00000000">
        <w:rPr>
          <w:color w:val="38761d"/>
          <w:sz w:val="40"/>
          <w:szCs w:val="40"/>
          <w:u w:val="single"/>
          <w:rtl w:val="0"/>
          <w:rPrChange w:author="Nina Pavlova" w:id="2" w:date="2026-04-29T20:50:46Z">
            <w:rPr>
              <w:sz w:val="28"/>
              <w:szCs w:val="28"/>
            </w:rPr>
          </w:rPrChange>
        </w:rPr>
        <w:t xml:space="preserve"> </w:t>
      </w:r>
      <w:r w:rsidDel="00000000" w:rsidR="00000000" w:rsidRPr="00000000">
        <w:rPr>
          <w:rtl w:val="0"/>
        </w:rPr>
      </w:r>
    </w:p>
    <w:p w:rsidR="00000000" w:rsidDel="00000000" w:rsidP="00000000" w:rsidRDefault="00000000" w:rsidRPr="00000000" w14:paraId="00000531">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2997200"/>
            <wp:effectExtent b="25400" l="25400" r="25400" t="25400"/>
            <wp:docPr id="10" name="image9.png"/>
            <a:graphic>
              <a:graphicData uri="http://schemas.openxmlformats.org/drawingml/2006/picture">
                <pic:pic>
                  <pic:nvPicPr>
                    <pic:cNvPr id="0" name="image9.png"/>
                    <pic:cNvPicPr preferRelativeResize="0"/>
                  </pic:nvPicPr>
                  <pic:blipFill>
                    <a:blip r:embed="rId137"/>
                    <a:srcRect b="0" l="0" r="0" t="0"/>
                    <a:stretch>
                      <a:fillRect/>
                    </a:stretch>
                  </pic:blipFill>
                  <pic:spPr>
                    <a:xfrm>
                      <a:off x="0" y="0"/>
                      <a:ext cx="5943600" cy="2997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32">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33">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За да се добави нова услуга, трябва да се изпълнят няколко условия, а именно да се попълнят следните полета:</w:t>
      </w:r>
    </w:p>
    <w:p w:rsidR="00000000" w:rsidDel="00000000" w:rsidP="00000000" w:rsidRDefault="00000000" w:rsidRPr="00000000" w14:paraId="00000534">
      <w:pPr>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535">
      <w:pPr>
        <w:numPr>
          <w:ilvl w:val="0"/>
          <w:numId w:val="76"/>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Add Photo - да се добави снимка, която не трябва да надвишава 30 MB;</w:t>
      </w:r>
    </w:p>
    <w:p w:rsidR="00000000" w:rsidDel="00000000" w:rsidP="00000000" w:rsidRDefault="00000000" w:rsidRPr="00000000" w14:paraId="00000536">
      <w:pPr>
        <w:numPr>
          <w:ilvl w:val="0"/>
          <w:numId w:val="76"/>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Name - да се посочи име на услугата;</w:t>
      </w:r>
    </w:p>
    <w:p w:rsidR="00000000" w:rsidDel="00000000" w:rsidP="00000000" w:rsidRDefault="00000000" w:rsidRPr="00000000" w14:paraId="00000537">
      <w:pPr>
        <w:numPr>
          <w:ilvl w:val="0"/>
          <w:numId w:val="76"/>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Slug(Friendly URL) - да се посочи;</w:t>
      </w:r>
    </w:p>
    <w:p w:rsidR="00000000" w:rsidDel="00000000" w:rsidP="00000000" w:rsidRDefault="00000000" w:rsidRPr="00000000" w14:paraId="00000538">
      <w:pPr>
        <w:numPr>
          <w:ilvl w:val="0"/>
          <w:numId w:val="76"/>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Category - да се посочи име на категорията;</w:t>
      </w:r>
    </w:p>
    <w:p w:rsidR="00000000" w:rsidDel="00000000" w:rsidP="00000000" w:rsidRDefault="00000000" w:rsidRPr="00000000" w14:paraId="00000539">
      <w:pPr>
        <w:numPr>
          <w:ilvl w:val="0"/>
          <w:numId w:val="76"/>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попълването на задължителните полета, те трябва да бъдат запаметени с бутон “Save”. Ако не се избере бутонът, новата услуга  няма да бъде запаметена.</w:t>
      </w:r>
    </w:p>
    <w:p w:rsidR="00000000" w:rsidDel="00000000" w:rsidP="00000000" w:rsidRDefault="00000000" w:rsidRPr="00000000" w14:paraId="0000053A">
      <w:pPr>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53B">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От филтър полето админа може да търси сервизи.</w:t>
      </w:r>
    </w:p>
    <w:p w:rsidR="00000000" w:rsidDel="00000000" w:rsidP="00000000" w:rsidRDefault="00000000" w:rsidRPr="00000000" w14:paraId="0000053C">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850900"/>
            <wp:effectExtent b="25400" l="25400" r="25400" t="25400"/>
            <wp:docPr id="94" name="image81.png"/>
            <a:graphic>
              <a:graphicData uri="http://schemas.openxmlformats.org/drawingml/2006/picture">
                <pic:pic>
                  <pic:nvPicPr>
                    <pic:cNvPr id="0" name="image81.png"/>
                    <pic:cNvPicPr preferRelativeResize="0"/>
                  </pic:nvPicPr>
                  <pic:blipFill>
                    <a:blip r:embed="rId138"/>
                    <a:srcRect b="0" l="0" r="0" t="0"/>
                    <a:stretch>
                      <a:fillRect/>
                    </a:stretch>
                  </pic:blipFill>
                  <pic:spPr>
                    <a:xfrm>
                      <a:off x="0" y="0"/>
                      <a:ext cx="5943600" cy="8509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3D">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3E">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2av7zwv6xy1m" w:id="57"/>
      <w:bookmarkEnd w:id="57"/>
      <w:r w:rsidDel="00000000" w:rsidR="00000000" w:rsidRPr="00000000">
        <w:rPr>
          <w:rtl w:val="0"/>
        </w:rPr>
      </w:r>
    </w:p>
    <w:p w:rsidR="00000000" w:rsidDel="00000000" w:rsidP="00000000" w:rsidRDefault="00000000" w:rsidRPr="00000000" w14:paraId="0000053F">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qa4if8kb1mkb" w:id="58"/>
      <w:bookmarkEnd w:id="58"/>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2.3.3.9 Shortcuts подменю</w:t>
      </w:r>
    </w:p>
    <w:p w:rsidR="00000000" w:rsidDel="00000000" w:rsidP="00000000" w:rsidRDefault="00000000" w:rsidRPr="00000000" w14:paraId="00000540">
      <w:pPr>
        <w:spacing w:line="276" w:lineRule="auto"/>
        <w:rPr>
          <w:color w:val="38761d"/>
          <w:sz w:val="40"/>
          <w:szCs w:val="40"/>
          <w:u w:val="single"/>
          <w:rPrChange w:author="Nina Pavlova" w:id="2" w:date="2026-04-29T20:50:46Z">
            <w:rPr>
              <w:color w:val="0000ff"/>
              <w:sz w:val="28"/>
              <w:szCs w:val="28"/>
              <w:u w:val="single"/>
            </w:rPr>
          </w:rPrChange>
        </w:rPr>
      </w:pPr>
      <w:r w:rsidDel="00000000" w:rsidR="00000000" w:rsidRPr="00000000">
        <w:rPr>
          <w:rtl w:val="0"/>
        </w:rPr>
      </w:r>
    </w:p>
    <w:p w:rsidR="00000000" w:rsidDel="00000000" w:rsidP="00000000" w:rsidRDefault="00000000" w:rsidRPr="00000000" w14:paraId="00000541">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Идеята на това подменю е да се администрират Shortcut-ите, които се намират на Home page-a:</w:t>
      </w:r>
    </w:p>
    <w:p w:rsidR="00000000" w:rsidDel="00000000" w:rsidP="00000000" w:rsidRDefault="00000000" w:rsidRPr="00000000" w14:paraId="00000542">
      <w:pPr>
        <w:jc w:val="both"/>
        <w:rPr>
          <w:color w:val="38761d"/>
          <w:sz w:val="40"/>
          <w:szCs w:val="40"/>
          <w:u w:val="single"/>
          <w:rPrChange w:author="Nina Pavlova" w:id="2" w:date="2026-04-29T20:50:46Z">
            <w:rPr>
              <w:sz w:val="30"/>
              <w:szCs w:val="30"/>
            </w:rPr>
          </w:rPrChange>
        </w:rPr>
      </w:pPr>
      <w:r w:rsidDel="00000000" w:rsidR="00000000" w:rsidRPr="00000000">
        <w:rPr>
          <w:rtl w:val="0"/>
        </w:rPr>
      </w:r>
    </w:p>
    <w:p w:rsidR="00000000" w:rsidDel="00000000" w:rsidP="00000000" w:rsidRDefault="00000000" w:rsidRPr="00000000" w14:paraId="00000543">
      <w:pPr>
        <w:jc w:val="both"/>
        <w:rPr>
          <w:color w:val="38761d"/>
          <w:sz w:val="40"/>
          <w:szCs w:val="40"/>
          <w:u w:val="single"/>
          <w:rPrChange w:author="Nina Pavlova" w:id="2" w:date="2026-04-29T20:50:46Z">
            <w:rPr>
              <w:sz w:val="30"/>
              <w:szCs w:val="30"/>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066800"/>
            <wp:effectExtent b="25400" l="25400" r="25400" t="25400"/>
            <wp:docPr id="107" name="image138.png"/>
            <a:graphic>
              <a:graphicData uri="http://schemas.openxmlformats.org/drawingml/2006/picture">
                <pic:pic>
                  <pic:nvPicPr>
                    <pic:cNvPr id="0" name="image138.png"/>
                    <pic:cNvPicPr preferRelativeResize="0"/>
                  </pic:nvPicPr>
                  <pic:blipFill>
                    <a:blip r:embed="rId139"/>
                    <a:srcRect b="0" l="0" r="0" t="0"/>
                    <a:stretch>
                      <a:fillRect/>
                    </a:stretch>
                  </pic:blipFill>
                  <pic:spPr>
                    <a:xfrm>
                      <a:off x="0" y="0"/>
                      <a:ext cx="5943600" cy="1066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44">
      <w:pPr>
        <w:jc w:val="both"/>
        <w:rPr>
          <w:color w:val="38761d"/>
          <w:sz w:val="40"/>
          <w:szCs w:val="40"/>
          <w:u w:val="single"/>
          <w:rPrChange w:author="Nina Pavlova" w:id="2" w:date="2026-04-29T20:50:46Z">
            <w:rPr>
              <w:sz w:val="30"/>
              <w:szCs w:val="30"/>
            </w:rPr>
          </w:rPrChange>
        </w:rPr>
      </w:pPr>
      <w:r w:rsidDel="00000000" w:rsidR="00000000" w:rsidRPr="00000000">
        <w:rPr>
          <w:rtl w:val="0"/>
        </w:rPr>
      </w:r>
    </w:p>
    <w:p w:rsidR="00000000" w:rsidDel="00000000" w:rsidP="00000000" w:rsidRDefault="00000000" w:rsidRPr="00000000" w14:paraId="00000545">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Може да се добавят нови, да се премахнат съществуващи или да се редактират. Може да се активират или временно да се ограничат.</w:t>
      </w:r>
    </w:p>
    <w:p w:rsidR="00000000" w:rsidDel="00000000" w:rsidP="00000000" w:rsidRDefault="00000000" w:rsidRPr="00000000" w14:paraId="00000546">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47">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Информацията, която админ вижда свързана с shortcut-ите:</w:t>
      </w:r>
    </w:p>
    <w:p w:rsidR="00000000" w:rsidDel="00000000" w:rsidP="00000000" w:rsidRDefault="00000000" w:rsidRPr="00000000" w14:paraId="00000548">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181100"/>
            <wp:effectExtent b="25400" l="25400" r="25400" t="25400"/>
            <wp:docPr id="156" name="image142.png"/>
            <a:graphic>
              <a:graphicData uri="http://schemas.openxmlformats.org/drawingml/2006/picture">
                <pic:pic>
                  <pic:nvPicPr>
                    <pic:cNvPr id="0" name="image142.png"/>
                    <pic:cNvPicPr preferRelativeResize="0"/>
                  </pic:nvPicPr>
                  <pic:blipFill>
                    <a:blip r:embed="rId140"/>
                    <a:srcRect b="0" l="0" r="0" t="0"/>
                    <a:stretch>
                      <a:fillRect/>
                    </a:stretch>
                  </pic:blipFill>
                  <pic:spPr>
                    <a:xfrm>
                      <a:off x="0" y="0"/>
                      <a:ext cx="5943600" cy="11811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49">
      <w:pPr>
        <w:numPr>
          <w:ilvl w:val="0"/>
          <w:numId w:val="1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ID - уникалният номер на shortcut - а</w:t>
      </w:r>
    </w:p>
    <w:p w:rsidR="00000000" w:rsidDel="00000000" w:rsidP="00000000" w:rsidRDefault="00000000" w:rsidRPr="00000000" w14:paraId="0000054A">
      <w:pPr>
        <w:numPr>
          <w:ilvl w:val="0"/>
          <w:numId w:val="1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Title - име на shortcut-a</w:t>
      </w:r>
    </w:p>
    <w:p w:rsidR="00000000" w:rsidDel="00000000" w:rsidP="00000000" w:rsidRDefault="00000000" w:rsidRPr="00000000" w14:paraId="0000054B">
      <w:pPr>
        <w:numPr>
          <w:ilvl w:val="0"/>
          <w:numId w:val="1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Link - адресът, където ще се пренасочи клиента при избора на Shortcut-a</w:t>
      </w:r>
    </w:p>
    <w:p w:rsidR="00000000" w:rsidDel="00000000" w:rsidP="00000000" w:rsidRDefault="00000000" w:rsidRPr="00000000" w14:paraId="0000054C">
      <w:pPr>
        <w:numPr>
          <w:ilvl w:val="0"/>
          <w:numId w:val="1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Description -  описание, което е видимо само за админа               </w:t>
      </w:r>
    </w:p>
    <w:p w:rsidR="00000000" w:rsidDel="00000000" w:rsidP="00000000" w:rsidRDefault="00000000" w:rsidRPr="00000000" w14:paraId="0000054D">
      <w:pPr>
        <w:numPr>
          <w:ilvl w:val="0"/>
          <w:numId w:val="1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Position - позиция</w:t>
      </w:r>
    </w:p>
    <w:p w:rsidR="00000000" w:rsidDel="00000000" w:rsidP="00000000" w:rsidRDefault="00000000" w:rsidRPr="00000000" w14:paraId="0000054E">
      <w:pPr>
        <w:numPr>
          <w:ilvl w:val="0"/>
          <w:numId w:val="1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Status  - състояние на shortcut-а / Active/Inactive//</w:t>
      </w:r>
    </w:p>
    <w:p w:rsidR="00000000" w:rsidDel="00000000" w:rsidP="00000000" w:rsidRDefault="00000000" w:rsidRPr="00000000" w14:paraId="0000054F">
      <w:pPr>
        <w:numPr>
          <w:ilvl w:val="0"/>
          <w:numId w:val="1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Created - кога е създаден shortcut-a</w:t>
      </w:r>
    </w:p>
    <w:p w:rsidR="00000000" w:rsidDel="00000000" w:rsidP="00000000" w:rsidRDefault="00000000" w:rsidRPr="00000000" w14:paraId="00000550">
      <w:pPr>
        <w:numPr>
          <w:ilvl w:val="0"/>
          <w:numId w:val="12"/>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Updated - кога е обновен shortcut-a</w:t>
      </w:r>
    </w:p>
    <w:p w:rsidR="00000000" w:rsidDel="00000000" w:rsidP="00000000" w:rsidRDefault="00000000" w:rsidRPr="00000000" w14:paraId="00000551">
      <w:pPr>
        <w:numPr>
          <w:ilvl w:val="0"/>
          <w:numId w:val="12"/>
        </w:numPr>
        <w:ind w:left="720" w:hanging="360"/>
        <w:jc w:val="both"/>
        <w:rPr>
          <w:sz w:val="28"/>
          <w:szCs w:val="28"/>
        </w:rPr>
      </w:pPr>
      <w:r w:rsidDel="00000000" w:rsidR="00000000" w:rsidRPr="00000000">
        <w:rPr>
          <w:color w:val="38761d"/>
          <w:sz w:val="40"/>
          <w:szCs w:val="40"/>
          <w:u w:val="single"/>
          <w:rtl w:val="0"/>
          <w:rPrChange w:author="Nina Pavlova" w:id="2" w:date="2026-04-29T20:50:46Z">
            <w:rPr>
              <w:sz w:val="26"/>
              <w:szCs w:val="26"/>
            </w:rPr>
          </w:rPrChange>
        </w:rPr>
        <w:t xml:space="preserve">Actions   -  от тук се достъпват действията, които админ може да извършва: </w:t>
      </w:r>
      <w:r w:rsidDel="00000000" w:rsidR="00000000" w:rsidRPr="00000000">
        <w:rPr>
          <w:color w:val="38761d"/>
          <w:sz w:val="40"/>
          <w:szCs w:val="40"/>
          <w:u w:val="single"/>
          <w:rtl w:val="0"/>
          <w:rPrChange w:author="Nina Pavlova" w:id="2" w:date="2026-04-29T20:50:46Z">
            <w:rPr>
              <w:color w:val="212529"/>
              <w:sz w:val="24"/>
              <w:szCs w:val="24"/>
            </w:rPr>
          </w:rPrChange>
        </w:rPr>
        <w:t xml:space="preserve">View - да огледа shortcut - а, Edit - да коригира shortcut - а, Delete - да изтрива shortcut - а</w:t>
      </w:r>
      <w:r w:rsidDel="00000000" w:rsidR="00000000" w:rsidRPr="00000000">
        <w:rPr>
          <w:rtl w:val="0"/>
        </w:rPr>
      </w:r>
    </w:p>
    <w:p w:rsidR="00000000" w:rsidDel="00000000" w:rsidP="00000000" w:rsidRDefault="00000000" w:rsidRPr="00000000" w14:paraId="00000552">
      <w:pPr>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553">
      <w:pPr>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554">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От бутон ‘’View’’, се отваря следната страница:</w:t>
      </w:r>
    </w:p>
    <w:p w:rsidR="00000000" w:rsidDel="00000000" w:rsidP="00000000" w:rsidRDefault="00000000" w:rsidRPr="00000000" w14:paraId="00000555">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56">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2946400"/>
            <wp:effectExtent b="25400" l="25400" r="25400" t="25400"/>
            <wp:docPr id="9" name="image8.png"/>
            <a:graphic>
              <a:graphicData uri="http://schemas.openxmlformats.org/drawingml/2006/picture">
                <pic:pic>
                  <pic:nvPicPr>
                    <pic:cNvPr id="0" name="image8.png"/>
                    <pic:cNvPicPr preferRelativeResize="0"/>
                  </pic:nvPicPr>
                  <pic:blipFill>
                    <a:blip r:embed="rId141"/>
                    <a:srcRect b="0" l="0" r="0" t="0"/>
                    <a:stretch>
                      <a:fillRect/>
                    </a:stretch>
                  </pic:blipFill>
                  <pic:spPr>
                    <a:xfrm>
                      <a:off x="0" y="0"/>
                      <a:ext cx="5943600" cy="2946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57">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58">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Тази страница съдържа снимка, информация за заглавието на услугата, статуса й, линк към нея и описание на самата услуга.</w:t>
      </w:r>
    </w:p>
    <w:p w:rsidR="00000000" w:rsidDel="00000000" w:rsidP="00000000" w:rsidRDefault="00000000" w:rsidRPr="00000000" w14:paraId="00000559">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5A">
      <w:pPr>
        <w:jc w:val="both"/>
        <w:rPr>
          <w:color w:val="38761d"/>
          <w:sz w:val="40"/>
          <w:szCs w:val="40"/>
          <w:u w:val="single"/>
          <w:rPrChange w:author="Nina Pavlova" w:id="2" w:date="2026-04-29T20:50:46Z">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бутон “Edit”, се зарежда  страница със същата информация, но админ има възможност да прави промени по всички полета. След направените промени те трябва да бъдат запаметени с бутон “Save”. Ако не се избере бутонът, промените няма да бъдат запаметени.</w:t>
      </w:r>
      <w:r w:rsidDel="00000000" w:rsidR="00000000" w:rsidRPr="00000000">
        <w:rPr>
          <w:rtl w:val="0"/>
        </w:rPr>
      </w:r>
    </w:p>
    <w:p w:rsidR="00000000" w:rsidDel="00000000" w:rsidP="00000000" w:rsidRDefault="00000000" w:rsidRPr="00000000" w14:paraId="0000055B">
      <w:pPr>
        <w:jc w:val="both"/>
        <w:rPr>
          <w:color w:val="38761d"/>
          <w:sz w:val="40"/>
          <w:szCs w:val="40"/>
          <w:u w:val="single"/>
          <w:rPrChange w:author="Nina Pavlova" w:id="2" w:date="2026-04-29T20:50:46Z">
            <w:rPr>
              <w:sz w:val="20"/>
              <w:szCs w:val="20"/>
            </w:rPr>
          </w:rPrChange>
        </w:rPr>
      </w:pPr>
      <w:r w:rsidDel="00000000" w:rsidR="00000000" w:rsidRPr="00000000">
        <w:rPr>
          <w:rtl w:val="0"/>
        </w:rPr>
      </w:r>
    </w:p>
    <w:p w:rsidR="00000000" w:rsidDel="00000000" w:rsidP="00000000" w:rsidRDefault="00000000" w:rsidRPr="00000000" w14:paraId="0000055C">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бутон “Delete”, админа може да изтрие категория. Извежда се съобщение “Do you want to delete a shortcut “Undefined”?” и админа има две опции Yes или No.</w:t>
      </w:r>
    </w:p>
    <w:p w:rsidR="00000000" w:rsidDel="00000000" w:rsidP="00000000" w:rsidRDefault="00000000" w:rsidRPr="00000000" w14:paraId="0000055D">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498600"/>
            <wp:effectExtent b="25400" l="25400" r="25400" t="25400"/>
            <wp:docPr id="57" name="image71.png"/>
            <a:graphic>
              <a:graphicData uri="http://schemas.openxmlformats.org/drawingml/2006/picture">
                <pic:pic>
                  <pic:nvPicPr>
                    <pic:cNvPr id="0" name="image71.png"/>
                    <pic:cNvPicPr preferRelativeResize="0"/>
                  </pic:nvPicPr>
                  <pic:blipFill>
                    <a:blip r:embed="rId142"/>
                    <a:srcRect b="0" l="0" r="0" t="0"/>
                    <a:stretch>
                      <a:fillRect/>
                    </a:stretch>
                  </pic:blipFill>
                  <pic:spPr>
                    <a:xfrm>
                      <a:off x="0" y="0"/>
                      <a:ext cx="5943600" cy="1498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5E">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5F">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В ‘’Shortcuts’’, чрез бутон “+ Add” админ може да добавя нови shortcut - и:</w:t>
      </w:r>
    </w:p>
    <w:p w:rsidR="00000000" w:rsidDel="00000000" w:rsidP="00000000" w:rsidRDefault="00000000" w:rsidRPr="00000000" w14:paraId="00000560">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3073400"/>
            <wp:effectExtent b="25400" l="25400" r="25400" t="25400"/>
            <wp:docPr id="6" name="image7.png"/>
            <a:graphic>
              <a:graphicData uri="http://schemas.openxmlformats.org/drawingml/2006/picture">
                <pic:pic>
                  <pic:nvPicPr>
                    <pic:cNvPr id="0" name="image7.png"/>
                    <pic:cNvPicPr preferRelativeResize="0"/>
                  </pic:nvPicPr>
                  <pic:blipFill>
                    <a:blip r:embed="rId143"/>
                    <a:srcRect b="0" l="0" r="0" t="0"/>
                    <a:stretch>
                      <a:fillRect/>
                    </a:stretch>
                  </pic:blipFill>
                  <pic:spPr>
                    <a:xfrm>
                      <a:off x="0" y="0"/>
                      <a:ext cx="5943600" cy="3073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61">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За да се добави нов shortcut, трябва да се изпълнят няколко условия, а именно да се попълнят следните задължителни полета:</w:t>
      </w:r>
    </w:p>
    <w:p w:rsidR="00000000" w:rsidDel="00000000" w:rsidP="00000000" w:rsidRDefault="00000000" w:rsidRPr="00000000" w14:paraId="00000562">
      <w:pPr>
        <w:numPr>
          <w:ilvl w:val="0"/>
          <w:numId w:val="27"/>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Add Photo - да се добави снимка, която не трябва да надвишава 30 MB;</w:t>
      </w:r>
    </w:p>
    <w:p w:rsidR="00000000" w:rsidDel="00000000" w:rsidP="00000000" w:rsidRDefault="00000000" w:rsidRPr="00000000" w14:paraId="00000563">
      <w:pPr>
        <w:numPr>
          <w:ilvl w:val="0"/>
          <w:numId w:val="27"/>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Title - да се посочи име на shortcut -a;</w:t>
      </w:r>
    </w:p>
    <w:p w:rsidR="00000000" w:rsidDel="00000000" w:rsidP="00000000" w:rsidRDefault="00000000" w:rsidRPr="00000000" w14:paraId="00000564">
      <w:pPr>
        <w:numPr>
          <w:ilvl w:val="0"/>
          <w:numId w:val="27"/>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Link - да се посочи линк към shortcut - a;</w:t>
      </w:r>
    </w:p>
    <w:p w:rsidR="00000000" w:rsidDel="00000000" w:rsidP="00000000" w:rsidRDefault="00000000" w:rsidRPr="00000000" w14:paraId="00000565">
      <w:pPr>
        <w:numPr>
          <w:ilvl w:val="0"/>
          <w:numId w:val="27"/>
        </w:numPr>
        <w:ind w:left="720" w:hanging="360"/>
        <w:jc w:val="both"/>
        <w:rPr>
          <w:sz w:val="28"/>
          <w:szCs w:val="28"/>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попълването на задължителните полета, те трябва да бъдат запаметени с бутон “Save”. Ако не се избере бутонът, новия shortcut  няма да бъде запаметен.</w:t>
      </w:r>
      <w:r w:rsidDel="00000000" w:rsidR="00000000" w:rsidRPr="00000000">
        <w:rPr>
          <w:rtl w:val="0"/>
        </w:rPr>
      </w:r>
    </w:p>
    <w:p w:rsidR="00000000" w:rsidDel="00000000" w:rsidP="00000000" w:rsidRDefault="00000000" w:rsidRPr="00000000" w14:paraId="00000566">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67">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От бутон ‘’</w:t>
      </w:r>
      <w:r w:rsidDel="00000000" w:rsidR="00000000" w:rsidRPr="00000000">
        <w:rPr>
          <w:color w:val="38761d"/>
          <w:sz w:val="40"/>
          <w:szCs w:val="40"/>
          <w:u w:val="single"/>
          <w:rtl w:val="0"/>
          <w:rPrChange w:author="Nina Pavlova" w:id="2" w:date="2026-04-29T20:50:46Z">
            <w:rPr>
              <w:color w:val="212529"/>
              <w:sz w:val="26"/>
              <w:szCs w:val="26"/>
            </w:rPr>
          </w:rPrChange>
        </w:rPr>
        <w:t xml:space="preserve">Sort’’ админа може да размести подредбата на shortcut-ите.</w:t>
      </w:r>
    </w:p>
    <w:p w:rsidR="00000000" w:rsidDel="00000000" w:rsidP="00000000" w:rsidRDefault="00000000" w:rsidRPr="00000000" w14:paraId="00000568">
      <w:pPr>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4776788" cy="4034242"/>
            <wp:effectExtent b="25400" l="25400" r="25400" t="25400"/>
            <wp:docPr id="147" name="image129.png"/>
            <a:graphic>
              <a:graphicData uri="http://schemas.openxmlformats.org/drawingml/2006/picture">
                <pic:pic>
                  <pic:nvPicPr>
                    <pic:cNvPr id="0" name="image129.png"/>
                    <pic:cNvPicPr preferRelativeResize="0"/>
                  </pic:nvPicPr>
                  <pic:blipFill>
                    <a:blip r:embed="rId144"/>
                    <a:srcRect b="0" l="0" r="0" t="0"/>
                    <a:stretch>
                      <a:fillRect/>
                    </a:stretch>
                  </pic:blipFill>
                  <pic:spPr>
                    <a:xfrm>
                      <a:off x="0" y="0"/>
                      <a:ext cx="4776788" cy="4034242"/>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69">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След разместването на shortcut -те, се избира бутон “Confirmation”, за да потвърдим новата подредба.</w:t>
      </w:r>
    </w:p>
    <w:p w:rsidR="00000000" w:rsidDel="00000000" w:rsidP="00000000" w:rsidRDefault="00000000" w:rsidRPr="00000000" w14:paraId="0000056A">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6B">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От полето за търсене, админа може да филтрира shortcuts по ключови думи.</w:t>
      </w:r>
    </w:p>
    <w:p w:rsidR="00000000" w:rsidDel="00000000" w:rsidP="00000000" w:rsidRDefault="00000000" w:rsidRPr="00000000" w14:paraId="0000056C">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6D">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812800"/>
            <wp:effectExtent b="25400" l="25400" r="25400" t="25400"/>
            <wp:docPr id="115" name="image119.png"/>
            <a:graphic>
              <a:graphicData uri="http://schemas.openxmlformats.org/drawingml/2006/picture">
                <pic:pic>
                  <pic:nvPicPr>
                    <pic:cNvPr id="0" name="image119.png"/>
                    <pic:cNvPicPr preferRelativeResize="0"/>
                  </pic:nvPicPr>
                  <pic:blipFill>
                    <a:blip r:embed="rId145"/>
                    <a:srcRect b="0" l="0" r="0" t="0"/>
                    <a:stretch>
                      <a:fillRect/>
                    </a:stretch>
                  </pic:blipFill>
                  <pic:spPr>
                    <a:xfrm>
                      <a:off x="0" y="0"/>
                      <a:ext cx="5943600" cy="812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6E">
      <w:pPr>
        <w:pStyle w:val="Heading4"/>
        <w:spacing w:after="0" w:before="0" w:line="276" w:lineRule="auto"/>
        <w:jc w:val="both"/>
        <w:rPr>
          <w:color w:val="38761d"/>
          <w:sz w:val="40"/>
          <w:szCs w:val="40"/>
          <w:u w:val="single"/>
          <w:rPrChange w:author="Nina Pavlova" w:id="2" w:date="2026-04-29T20:50:46Z">
            <w:rPr>
              <w:color w:val="000000"/>
              <w:sz w:val="28"/>
              <w:szCs w:val="28"/>
            </w:rPr>
          </w:rPrChange>
        </w:rPr>
      </w:pPr>
      <w:bookmarkStart w:colFirst="0" w:colLast="0" w:name="_vi5t871jqjis" w:id="59"/>
      <w:bookmarkEnd w:id="59"/>
      <w:r w:rsidDel="00000000" w:rsidR="00000000" w:rsidRPr="00000000">
        <w:rPr>
          <w:rtl w:val="0"/>
        </w:rPr>
      </w:r>
    </w:p>
    <w:p w:rsidR="00000000" w:rsidDel="00000000" w:rsidP="00000000" w:rsidRDefault="00000000" w:rsidRPr="00000000" w14:paraId="0000056F">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aoypuiadn06i" w:id="60"/>
      <w:bookmarkEnd w:id="60"/>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2.3.3.10 Task Types подменю</w:t>
      </w:r>
    </w:p>
    <w:p w:rsidR="00000000" w:rsidDel="00000000" w:rsidP="00000000" w:rsidRDefault="00000000" w:rsidRPr="00000000" w14:paraId="00000570">
      <w:pPr>
        <w:jc w:val="both"/>
        <w:rPr>
          <w:color w:val="38761d"/>
          <w:sz w:val="40"/>
          <w:szCs w:val="40"/>
          <w:u w:val="single"/>
          <w:rPrChange w:author="Nina Pavlova" w:id="2" w:date="2026-04-29T20:50:46Z">
            <w:rPr>
              <w:color w:val="666666"/>
              <w:sz w:val="34"/>
              <w:szCs w:val="34"/>
              <w:u w:val="single"/>
            </w:rPr>
          </w:rPrChange>
        </w:rPr>
      </w:pPr>
      <w:r w:rsidDel="00000000" w:rsidR="00000000" w:rsidRPr="00000000">
        <w:rPr>
          <w:rtl w:val="0"/>
        </w:rPr>
      </w:r>
    </w:p>
    <w:p w:rsidR="00000000" w:rsidDel="00000000" w:rsidP="00000000" w:rsidRDefault="00000000" w:rsidRPr="00000000" w14:paraId="00000571">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Изпълнението на всяка една услуга се предлага под три различни вида(Pay per Task; Pay by Hour; Free Quote)Идеята на това меню е админа да може да прегледа или коригира всеки от тези три вида (типа)услуги , тяхната кратка характеристика, както и самото наименование на типа </w:t>
      </w:r>
      <w:r w:rsidDel="00000000" w:rsidR="00000000" w:rsidRPr="00000000">
        <w:rPr>
          <w:color w:val="38761d"/>
          <w:sz w:val="40"/>
          <w:szCs w:val="40"/>
          <w:u w:val="single"/>
          <w:rtl w:val="0"/>
          <w:rPrChange w:author="Nina Pavlova" w:id="2" w:date="2026-04-29T20:50:46Z">
            <w:rPr>
              <w:sz w:val="26"/>
              <w:szCs w:val="26"/>
              <w:shd w:fill="f8f9fa" w:val="clear"/>
            </w:rPr>
          </w:rPrChange>
        </w:rPr>
        <w:t xml:space="preserve">услуги</w:t>
      </w:r>
      <w:r w:rsidDel="00000000" w:rsidR="00000000" w:rsidRPr="00000000">
        <w:rPr>
          <w:color w:val="38761d"/>
          <w:sz w:val="40"/>
          <w:szCs w:val="40"/>
          <w:u w:val="single"/>
          <w:rtl w:val="0"/>
          <w:rPrChange w:author="Nina Pavlova" w:id="2" w:date="2026-04-29T20:50:46Z">
            <w:rPr>
              <w:sz w:val="26"/>
              <w:szCs w:val="26"/>
            </w:rPr>
          </w:rPrChange>
        </w:rPr>
        <w:t xml:space="preserve">.</w:t>
      </w:r>
    </w:p>
    <w:p w:rsidR="00000000" w:rsidDel="00000000" w:rsidP="00000000" w:rsidRDefault="00000000" w:rsidRPr="00000000" w14:paraId="00000572">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298217"/>
            <wp:effectExtent b="25400" l="25400" r="25400" t="25400"/>
            <wp:docPr id="74" name="image76.png"/>
            <a:graphic>
              <a:graphicData uri="http://schemas.openxmlformats.org/drawingml/2006/picture">
                <pic:pic>
                  <pic:nvPicPr>
                    <pic:cNvPr id="0" name="image76.png"/>
                    <pic:cNvPicPr preferRelativeResize="0"/>
                  </pic:nvPicPr>
                  <pic:blipFill>
                    <a:blip r:embed="rId146"/>
                    <a:srcRect b="0" l="0" r="0" t="0"/>
                    <a:stretch>
                      <a:fillRect/>
                    </a:stretch>
                  </pic:blipFill>
                  <pic:spPr>
                    <a:xfrm>
                      <a:off x="0" y="0"/>
                      <a:ext cx="5943600" cy="1298217"/>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73">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74">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Информацията, която  се визуализира свързана с Task Type-овете:</w:t>
      </w:r>
    </w:p>
    <w:p w:rsidR="00000000" w:rsidDel="00000000" w:rsidP="00000000" w:rsidRDefault="00000000" w:rsidRPr="00000000" w14:paraId="00000575">
      <w:pPr>
        <w:numPr>
          <w:ilvl w:val="0"/>
          <w:numId w:val="43"/>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ID - това е уникалният номер на типа услуга</w:t>
      </w:r>
    </w:p>
    <w:p w:rsidR="00000000" w:rsidDel="00000000" w:rsidP="00000000" w:rsidRDefault="00000000" w:rsidRPr="00000000" w14:paraId="00000576">
      <w:pPr>
        <w:numPr>
          <w:ilvl w:val="0"/>
          <w:numId w:val="43"/>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Name - името на типа услуга</w:t>
      </w:r>
    </w:p>
    <w:p w:rsidR="00000000" w:rsidDel="00000000" w:rsidP="00000000" w:rsidRDefault="00000000" w:rsidRPr="00000000" w14:paraId="00000577">
      <w:pPr>
        <w:numPr>
          <w:ilvl w:val="0"/>
          <w:numId w:val="43"/>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Title - заглавието на типа услуга</w:t>
      </w:r>
    </w:p>
    <w:p w:rsidR="00000000" w:rsidDel="00000000" w:rsidP="00000000" w:rsidRDefault="00000000" w:rsidRPr="00000000" w14:paraId="00000578">
      <w:pPr>
        <w:numPr>
          <w:ilvl w:val="0"/>
          <w:numId w:val="43"/>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Description - описанието на типа услуга</w:t>
      </w:r>
    </w:p>
    <w:p w:rsidR="00000000" w:rsidDel="00000000" w:rsidP="00000000" w:rsidRDefault="00000000" w:rsidRPr="00000000" w14:paraId="00000579">
      <w:pPr>
        <w:numPr>
          <w:ilvl w:val="0"/>
          <w:numId w:val="43"/>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Suggestions - предложения</w:t>
      </w:r>
    </w:p>
    <w:p w:rsidR="00000000" w:rsidDel="00000000" w:rsidP="00000000" w:rsidRDefault="00000000" w:rsidRPr="00000000" w14:paraId="0000057A">
      <w:pPr>
        <w:numPr>
          <w:ilvl w:val="0"/>
          <w:numId w:val="43"/>
        </w:numPr>
        <w:ind w:left="720" w:hanging="360"/>
        <w:jc w:val="both"/>
        <w:rPr>
          <w:sz w:val="28"/>
          <w:szCs w:val="28"/>
        </w:rPr>
      </w:pPr>
      <w:r w:rsidDel="00000000" w:rsidR="00000000" w:rsidRPr="00000000">
        <w:rPr>
          <w:color w:val="38761d"/>
          <w:sz w:val="40"/>
          <w:szCs w:val="40"/>
          <w:u w:val="single"/>
          <w:rtl w:val="0"/>
          <w:rPrChange w:author="Nina Pavlova" w:id="2" w:date="2026-04-29T20:50:46Z">
            <w:rPr>
              <w:sz w:val="26"/>
              <w:szCs w:val="26"/>
            </w:rPr>
          </w:rPrChange>
        </w:rPr>
        <w:t xml:space="preserve">Actions -  от тук се достъпват действията, които админ може да извършва: </w:t>
      </w:r>
      <w:r w:rsidDel="00000000" w:rsidR="00000000" w:rsidRPr="00000000">
        <w:rPr>
          <w:color w:val="38761d"/>
          <w:sz w:val="40"/>
          <w:szCs w:val="40"/>
          <w:u w:val="single"/>
          <w:rtl w:val="0"/>
          <w:rPrChange w:author="Nina Pavlova" w:id="2" w:date="2026-04-29T20:50:46Z">
            <w:rPr>
              <w:color w:val="212529"/>
              <w:sz w:val="26"/>
              <w:szCs w:val="26"/>
            </w:rPr>
          </w:rPrChange>
        </w:rPr>
        <w:t xml:space="preserve"> View - да огледа task type- а, Edit - да коригира task type- а.</w:t>
      </w:r>
      <w:r w:rsidDel="00000000" w:rsidR="00000000" w:rsidRPr="00000000">
        <w:rPr>
          <w:rtl w:val="0"/>
        </w:rPr>
      </w:r>
    </w:p>
    <w:p w:rsidR="00000000" w:rsidDel="00000000" w:rsidP="00000000" w:rsidRDefault="00000000" w:rsidRPr="00000000" w14:paraId="0000057B">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бутон “View” се отвaря следната страница:</w:t>
      </w:r>
    </w:p>
    <w:p w:rsidR="00000000" w:rsidDel="00000000" w:rsidP="00000000" w:rsidRDefault="00000000" w:rsidRPr="00000000" w14:paraId="0000057C">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231900"/>
            <wp:effectExtent b="25400" l="25400" r="25400" t="25400"/>
            <wp:docPr id="49" name="image38.png"/>
            <a:graphic>
              <a:graphicData uri="http://schemas.openxmlformats.org/drawingml/2006/picture">
                <pic:pic>
                  <pic:nvPicPr>
                    <pic:cNvPr id="0" name="image38.png"/>
                    <pic:cNvPicPr preferRelativeResize="0"/>
                  </pic:nvPicPr>
                  <pic:blipFill>
                    <a:blip r:embed="rId147"/>
                    <a:srcRect b="0" l="0" r="0" t="0"/>
                    <a:stretch>
                      <a:fillRect/>
                    </a:stretch>
                  </pic:blipFill>
                  <pic:spPr>
                    <a:xfrm>
                      <a:off x="0" y="0"/>
                      <a:ext cx="5943600" cy="12319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7D">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тази страница админ може да се информира за:</w:t>
      </w:r>
    </w:p>
    <w:p w:rsidR="00000000" w:rsidDel="00000000" w:rsidP="00000000" w:rsidRDefault="00000000" w:rsidRPr="00000000" w14:paraId="0000057E">
      <w:pPr>
        <w:numPr>
          <w:ilvl w:val="0"/>
          <w:numId w:val="60"/>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Title - заглавиена типа услуга</w:t>
      </w:r>
    </w:p>
    <w:p w:rsidR="00000000" w:rsidDel="00000000" w:rsidP="00000000" w:rsidRDefault="00000000" w:rsidRPr="00000000" w14:paraId="0000057F">
      <w:pPr>
        <w:numPr>
          <w:ilvl w:val="0"/>
          <w:numId w:val="60"/>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Description - описание на типа услуга</w:t>
      </w:r>
    </w:p>
    <w:p w:rsidR="00000000" w:rsidDel="00000000" w:rsidP="00000000" w:rsidRDefault="00000000" w:rsidRPr="00000000" w14:paraId="00000580">
      <w:pPr>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581">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бутона “Edit”, се зарежда  страница със същата информация, но админ има възможност да прави промени по всички полета. След направените промени те трябва да бъдат запаметени с бутон “Save”. Ако не се избере бутонът, промените няма да бъдат запаметени.</w:t>
      </w:r>
      <w:r w:rsidDel="00000000" w:rsidR="00000000" w:rsidRPr="00000000">
        <w:rPr>
          <w:rtl w:val="0"/>
        </w:rPr>
      </w:r>
    </w:p>
    <w:p w:rsidR="00000000" w:rsidDel="00000000" w:rsidP="00000000" w:rsidRDefault="00000000" w:rsidRPr="00000000" w14:paraId="00000582">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83">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m2u7sxm1zoe9" w:id="61"/>
      <w:bookmarkEnd w:id="61"/>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2.3.3.11 Statistics подменю</w:t>
      </w:r>
    </w:p>
    <w:p w:rsidR="00000000" w:rsidDel="00000000" w:rsidP="00000000" w:rsidRDefault="00000000" w:rsidRPr="00000000" w14:paraId="00000584">
      <w:pPr>
        <w:jc w:val="both"/>
        <w:rPr>
          <w:color w:val="38761d"/>
          <w:sz w:val="40"/>
          <w:szCs w:val="40"/>
          <w:u w:val="single"/>
          <w:rPrChange w:author="Nina Pavlova" w:id="2" w:date="2026-04-29T20:50:46Z">
            <w:rPr>
              <w:color w:val="666666"/>
              <w:sz w:val="34"/>
              <w:szCs w:val="34"/>
              <w:u w:val="single"/>
            </w:rPr>
          </w:rPrChange>
        </w:rPr>
      </w:pPr>
      <w:r w:rsidDel="00000000" w:rsidR="00000000" w:rsidRPr="00000000">
        <w:rPr>
          <w:rtl w:val="0"/>
        </w:rPr>
      </w:r>
    </w:p>
    <w:p w:rsidR="00000000" w:rsidDel="00000000" w:rsidP="00000000" w:rsidRDefault="00000000" w:rsidRPr="00000000" w14:paraId="00000585">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Идеята на това подменю е да информира админа за посещенията на сайта от страна на клиенти както и на гости (клиенти без регистрация). Информацията, която трябва да носи страницата е до коя стъпка от заявяване на дадена услуга са достигнали клиентите или гостите, тяхната локация на база въведеният пощенски код, IP адреса им, референция, която да показва от кой сайт (Facebook, LinkedIn, …. ) са </w:t>
      </w:r>
      <w:r w:rsidDel="00000000" w:rsidR="00000000" w:rsidRPr="00000000">
        <w:rPr>
          <w:color w:val="38761d"/>
          <w:sz w:val="40"/>
          <w:szCs w:val="40"/>
          <w:u w:val="single"/>
          <w:rtl w:val="0"/>
          <w:rPrChange w:author="Nina Pavlova" w:id="2" w:date="2026-04-29T20:50:46Z">
            <w:rPr>
              <w:sz w:val="26"/>
              <w:szCs w:val="26"/>
            </w:rPr>
          </w:rPrChange>
        </w:rPr>
        <w:t xml:space="preserve">достъпили</w:t>
      </w:r>
      <w:r w:rsidDel="00000000" w:rsidR="00000000" w:rsidRPr="00000000">
        <w:rPr>
          <w:color w:val="38761d"/>
          <w:sz w:val="40"/>
          <w:szCs w:val="40"/>
          <w:u w:val="single"/>
          <w:rtl w:val="0"/>
          <w:rPrChange w:author="Nina Pavlova" w:id="2" w:date="2026-04-29T20:50:46Z">
            <w:rPr>
              <w:sz w:val="26"/>
              <w:szCs w:val="26"/>
            </w:rPr>
          </w:rPrChange>
        </w:rPr>
        <w:t xml:space="preserve"> iTaskApp.</w:t>
      </w:r>
    </w:p>
    <w:p w:rsidR="00000000" w:rsidDel="00000000" w:rsidP="00000000" w:rsidRDefault="00000000" w:rsidRPr="00000000" w14:paraId="00000586">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87">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231900"/>
            <wp:effectExtent b="25400" l="25400" r="25400" t="25400"/>
            <wp:docPr id="22" name="image29.png"/>
            <a:graphic>
              <a:graphicData uri="http://schemas.openxmlformats.org/drawingml/2006/picture">
                <pic:pic>
                  <pic:nvPicPr>
                    <pic:cNvPr id="0" name="image29.png"/>
                    <pic:cNvPicPr preferRelativeResize="0"/>
                  </pic:nvPicPr>
                  <pic:blipFill>
                    <a:blip r:embed="rId148"/>
                    <a:srcRect b="0" l="0" r="0" t="0"/>
                    <a:stretch>
                      <a:fillRect/>
                    </a:stretch>
                  </pic:blipFill>
                  <pic:spPr>
                    <a:xfrm>
                      <a:off x="0" y="0"/>
                      <a:ext cx="5943600" cy="12319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88">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89">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Информацията, която админ вижда свързана със Статистиките:</w:t>
      </w:r>
    </w:p>
    <w:p w:rsidR="00000000" w:rsidDel="00000000" w:rsidP="00000000" w:rsidRDefault="00000000" w:rsidRPr="00000000" w14:paraId="0000058A">
      <w:pPr>
        <w:jc w:val="both"/>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58B">
      <w:pPr>
        <w:numPr>
          <w:ilvl w:val="0"/>
          <w:numId w:val="39"/>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ID - уникалният номер на посещението</w:t>
      </w:r>
    </w:p>
    <w:p w:rsidR="00000000" w:rsidDel="00000000" w:rsidP="00000000" w:rsidRDefault="00000000" w:rsidRPr="00000000" w14:paraId="0000058C">
      <w:pPr>
        <w:numPr>
          <w:ilvl w:val="0"/>
          <w:numId w:val="39"/>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Service - услугата, която е избрана</w:t>
      </w:r>
    </w:p>
    <w:p w:rsidR="00000000" w:rsidDel="00000000" w:rsidP="00000000" w:rsidRDefault="00000000" w:rsidRPr="00000000" w14:paraId="0000058D">
      <w:pPr>
        <w:numPr>
          <w:ilvl w:val="0"/>
          <w:numId w:val="39"/>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User - конкретният потребител или гост</w:t>
      </w:r>
    </w:p>
    <w:p w:rsidR="00000000" w:rsidDel="00000000" w:rsidP="00000000" w:rsidRDefault="00000000" w:rsidRPr="00000000" w14:paraId="0000058E">
      <w:pPr>
        <w:numPr>
          <w:ilvl w:val="0"/>
          <w:numId w:val="39"/>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Postal Code - пощенския код /Zip code/</w:t>
      </w:r>
    </w:p>
    <w:p w:rsidR="00000000" w:rsidDel="00000000" w:rsidP="00000000" w:rsidRDefault="00000000" w:rsidRPr="00000000" w14:paraId="0000058F">
      <w:pPr>
        <w:numPr>
          <w:ilvl w:val="0"/>
          <w:numId w:val="39"/>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City - градът, според zip code-ът</w:t>
      </w:r>
    </w:p>
    <w:p w:rsidR="00000000" w:rsidDel="00000000" w:rsidP="00000000" w:rsidRDefault="00000000" w:rsidRPr="00000000" w14:paraId="00000590">
      <w:pPr>
        <w:numPr>
          <w:ilvl w:val="0"/>
          <w:numId w:val="39"/>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Step - стъпката, до която е достигнал потребителят в дадената услуга</w:t>
      </w:r>
    </w:p>
    <w:p w:rsidR="00000000" w:rsidDel="00000000" w:rsidP="00000000" w:rsidRDefault="00000000" w:rsidRPr="00000000" w14:paraId="00000591">
      <w:pPr>
        <w:numPr>
          <w:ilvl w:val="0"/>
          <w:numId w:val="39"/>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IP - IP- адресът</w:t>
      </w:r>
    </w:p>
    <w:p w:rsidR="00000000" w:rsidDel="00000000" w:rsidP="00000000" w:rsidRDefault="00000000" w:rsidRPr="00000000" w14:paraId="00000592">
      <w:pPr>
        <w:numPr>
          <w:ilvl w:val="0"/>
          <w:numId w:val="39"/>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Referrer - връзка, която показва, препратен ли е потребителя от друг сайт, приложение…</w:t>
      </w:r>
    </w:p>
    <w:p w:rsidR="00000000" w:rsidDel="00000000" w:rsidP="00000000" w:rsidRDefault="00000000" w:rsidRPr="00000000" w14:paraId="00000593">
      <w:pPr>
        <w:numPr>
          <w:ilvl w:val="0"/>
          <w:numId w:val="39"/>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Created - в колко часа е посетен сайта за първи път</w:t>
      </w:r>
    </w:p>
    <w:p w:rsidR="00000000" w:rsidDel="00000000" w:rsidP="00000000" w:rsidRDefault="00000000" w:rsidRPr="00000000" w14:paraId="00000594">
      <w:pPr>
        <w:numPr>
          <w:ilvl w:val="0"/>
          <w:numId w:val="39"/>
        </w:numPr>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Updated - в колко часа е направена последната промяна</w:t>
      </w:r>
    </w:p>
    <w:p w:rsidR="00000000" w:rsidDel="00000000" w:rsidP="00000000" w:rsidRDefault="00000000" w:rsidRPr="00000000" w14:paraId="00000595">
      <w:pPr>
        <w:jc w:val="both"/>
        <w:rPr>
          <w:color w:val="38761d"/>
          <w:sz w:val="40"/>
          <w:szCs w:val="40"/>
          <w:u w:val="single"/>
          <w:rPrChange w:author="Nina Pavlova" w:id="2" w:date="2026-04-29T20:50:46Z">
            <w:rPr>
              <w:color w:val="666666"/>
              <w:sz w:val="34"/>
              <w:szCs w:val="34"/>
              <w:u w:val="single"/>
            </w:rPr>
          </w:rPrChange>
        </w:rPr>
      </w:pPr>
      <w:r w:rsidDel="00000000" w:rsidR="00000000" w:rsidRPr="00000000">
        <w:rPr>
          <w:rtl w:val="0"/>
        </w:rPr>
      </w:r>
    </w:p>
    <w:p w:rsidR="00000000" w:rsidDel="00000000" w:rsidP="00000000" w:rsidRDefault="00000000" w:rsidRPr="00000000" w14:paraId="00000596">
      <w:pPr>
        <w:jc w:val="both"/>
        <w:rPr>
          <w:color w:val="38761d"/>
          <w:sz w:val="40"/>
          <w:szCs w:val="40"/>
          <w:u w:val="single"/>
          <w:rPrChange w:author="Nina Pavlova" w:id="2" w:date="2026-04-29T20:50:46Z">
            <w:rPr>
              <w:color w:val="666666"/>
              <w:sz w:val="34"/>
              <w:szCs w:val="34"/>
              <w:u w:val="single"/>
            </w:rPr>
          </w:rPrChange>
        </w:rPr>
      </w:pPr>
      <w:r w:rsidDel="00000000" w:rsidR="00000000" w:rsidRPr="00000000">
        <w:rPr>
          <w:rtl w:val="0"/>
        </w:rPr>
      </w:r>
    </w:p>
    <w:p w:rsidR="00000000" w:rsidDel="00000000" w:rsidP="00000000" w:rsidRDefault="00000000" w:rsidRPr="00000000" w14:paraId="00000597">
      <w:pPr>
        <w:jc w:val="both"/>
        <w:rPr>
          <w:color w:val="38761d"/>
          <w:sz w:val="40"/>
          <w:szCs w:val="40"/>
          <w:u w:val="single"/>
          <w:rPrChange w:author="Nina Pavlova" w:id="2" w:date="2026-04-29T20:50:46Z">
            <w:rPr>
              <w:color w:val="666666"/>
              <w:sz w:val="34"/>
              <w:szCs w:val="34"/>
              <w:u w:val="single"/>
            </w:rPr>
          </w:rPrChange>
        </w:rPr>
      </w:pPr>
      <w:r w:rsidDel="00000000" w:rsidR="00000000" w:rsidRPr="00000000">
        <w:rPr>
          <w:rtl w:val="0"/>
        </w:rPr>
      </w:r>
    </w:p>
    <w:p w:rsidR="00000000" w:rsidDel="00000000" w:rsidP="00000000" w:rsidRDefault="00000000" w:rsidRPr="00000000" w14:paraId="00000598">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От полето за търсене админа може да филтрира резултатите.</w:t>
      </w:r>
    </w:p>
    <w:p w:rsidR="00000000" w:rsidDel="00000000" w:rsidP="00000000" w:rsidRDefault="00000000" w:rsidRPr="00000000" w14:paraId="00000599">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9A">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838200"/>
            <wp:effectExtent b="25400" l="25400" r="25400" t="25400"/>
            <wp:docPr id="63" name="image79.png"/>
            <a:graphic>
              <a:graphicData uri="http://schemas.openxmlformats.org/drawingml/2006/picture">
                <pic:pic>
                  <pic:nvPicPr>
                    <pic:cNvPr id="0" name="image79.png"/>
                    <pic:cNvPicPr preferRelativeResize="0"/>
                  </pic:nvPicPr>
                  <pic:blipFill>
                    <a:blip r:embed="rId149"/>
                    <a:srcRect b="0" l="0" r="0" t="0"/>
                    <a:stretch>
                      <a:fillRect/>
                    </a:stretch>
                  </pic:blipFill>
                  <pic:spPr>
                    <a:xfrm>
                      <a:off x="0" y="0"/>
                      <a:ext cx="5943600" cy="838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9B">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9C">
      <w:pPr>
        <w:pStyle w:val="Heading4"/>
        <w:spacing w:after="0" w:before="0" w:line="276" w:lineRule="auto"/>
        <w:jc w:val="both"/>
        <w:rPr>
          <w:color w:val="38761d"/>
          <w:sz w:val="40"/>
          <w:szCs w:val="40"/>
          <w:u w:val="single"/>
          <w:rPrChange w:author="Nina Pavlova" w:id="2" w:date="2026-04-29T20:50:46Z">
            <w:rPr>
              <w:color w:val="0000ff"/>
              <w:sz w:val="28"/>
              <w:szCs w:val="28"/>
              <w:u w:val="single"/>
            </w:rPr>
          </w:rPrChange>
        </w:rPr>
      </w:pPr>
      <w:bookmarkStart w:colFirst="0" w:colLast="0" w:name="_trll13c1lwys" w:id="62"/>
      <w:bookmarkEnd w:id="62"/>
      <w:r w:rsidDel="00000000" w:rsidR="00000000" w:rsidRPr="00000000">
        <w:rPr>
          <w:rtl w:val="0"/>
        </w:rPr>
      </w:r>
    </w:p>
    <w:p w:rsidR="00000000" w:rsidDel="00000000" w:rsidP="00000000" w:rsidRDefault="00000000" w:rsidRPr="00000000" w14:paraId="0000059D">
      <w:pPr>
        <w:pStyle w:val="Heading4"/>
        <w:spacing w:after="0" w:before="0" w:line="276" w:lineRule="auto"/>
        <w:jc w:val="both"/>
        <w:rPr>
          <w:color w:val="38761d"/>
          <w:sz w:val="40"/>
          <w:szCs w:val="40"/>
          <w:u w:val="single"/>
          <w:rPrChange w:author="Nina Pavlova" w:id="2" w:date="2026-04-29T20:50:46Z">
            <w:rPr>
              <w:color w:val="0000ff"/>
              <w:sz w:val="28"/>
              <w:szCs w:val="28"/>
              <w:u w:val="single"/>
            </w:rPr>
          </w:rPrChange>
        </w:rPr>
      </w:pPr>
      <w:bookmarkStart w:colFirst="0" w:colLast="0" w:name="_dli9zzpuu2y6" w:id="63"/>
      <w:bookmarkEnd w:id="63"/>
      <w:r w:rsidDel="00000000" w:rsidR="00000000" w:rsidRPr="00000000">
        <w:rPr>
          <w:rtl w:val="0"/>
        </w:rPr>
      </w:r>
    </w:p>
    <w:p w:rsidR="00000000" w:rsidDel="00000000" w:rsidP="00000000" w:rsidRDefault="00000000" w:rsidRPr="00000000" w14:paraId="0000059E">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rac86sswilbh" w:id="64"/>
      <w:bookmarkEnd w:id="64"/>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2.3.3.12 System Settings подменю</w:t>
      </w:r>
    </w:p>
    <w:p w:rsidR="00000000" w:rsidDel="00000000" w:rsidP="00000000" w:rsidRDefault="00000000" w:rsidRPr="00000000" w14:paraId="0000059F">
      <w:pPr>
        <w:jc w:val="both"/>
        <w:rPr>
          <w:color w:val="38761d"/>
          <w:sz w:val="40"/>
          <w:szCs w:val="40"/>
          <w:u w:val="single"/>
          <w:rPrChange w:author="Nina Pavlova" w:id="2" w:date="2026-04-29T20:50:46Z">
            <w:rPr>
              <w:color w:val="666666"/>
              <w:sz w:val="32"/>
              <w:szCs w:val="32"/>
              <w:u w:val="single"/>
            </w:rPr>
          </w:rPrChange>
        </w:rPr>
      </w:pPr>
      <w:r w:rsidDel="00000000" w:rsidR="00000000" w:rsidRPr="00000000">
        <w:rPr>
          <w:rtl w:val="0"/>
        </w:rPr>
      </w:r>
    </w:p>
    <w:p w:rsidR="00000000" w:rsidDel="00000000" w:rsidP="00000000" w:rsidRDefault="00000000" w:rsidRPr="00000000" w14:paraId="000005A0">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Идеята на това подменю е  админа да има възможност да променя настройките на системата.</w:t>
      </w:r>
    </w:p>
    <w:p w:rsidR="00000000" w:rsidDel="00000000" w:rsidP="00000000" w:rsidRDefault="00000000" w:rsidRPr="00000000" w14:paraId="000005A1">
      <w:pPr>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5A2">
      <w:pPr>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346200"/>
            <wp:effectExtent b="25400" l="25400" r="25400" t="25400"/>
            <wp:docPr id="121" name="image124.png"/>
            <a:graphic>
              <a:graphicData uri="http://schemas.openxmlformats.org/drawingml/2006/picture">
                <pic:pic>
                  <pic:nvPicPr>
                    <pic:cNvPr id="0" name="image124.png"/>
                    <pic:cNvPicPr preferRelativeResize="0"/>
                  </pic:nvPicPr>
                  <pic:blipFill>
                    <a:blip r:embed="rId150"/>
                    <a:srcRect b="0" l="0" r="0" t="0"/>
                    <a:stretch>
                      <a:fillRect/>
                    </a:stretch>
                  </pic:blipFill>
                  <pic:spPr>
                    <a:xfrm>
                      <a:off x="0" y="0"/>
                      <a:ext cx="5943600" cy="1346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A3">
      <w:pPr>
        <w:rPr>
          <w:color w:val="38761d"/>
          <w:sz w:val="40"/>
          <w:szCs w:val="40"/>
          <w:u w:val="single"/>
          <w:rPrChange w:author="Nina Pavlova" w:id="2" w:date="2026-04-29T20:50:46Z">
            <w:rPr>
              <w:sz w:val="26"/>
              <w:szCs w:val="26"/>
            </w:rPr>
          </w:rPrChange>
        </w:rPr>
      </w:pPr>
      <w:r w:rsidDel="00000000" w:rsidR="00000000" w:rsidRPr="00000000">
        <w:rPr>
          <w:rtl w:val="0"/>
        </w:rPr>
      </w:r>
    </w:p>
    <w:p w:rsidR="00000000" w:rsidDel="00000000" w:rsidP="00000000" w:rsidRDefault="00000000" w:rsidRPr="00000000" w14:paraId="000005A4">
      <w:pPr>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Първата секция от страницата е Features. От тази секция админ може да разреши или забрани следните възможности:</w:t>
      </w:r>
    </w:p>
    <w:p w:rsidR="00000000" w:rsidDel="00000000" w:rsidP="00000000" w:rsidRDefault="00000000" w:rsidRPr="00000000" w14:paraId="000005A5">
      <w:pPr>
        <w:numPr>
          <w:ilvl w:val="0"/>
          <w:numId w:val="70"/>
        </w:numPr>
        <w:ind w:left="720" w:hanging="360"/>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Skip Invoice Approving Flow By Clients</w:t>
      </w:r>
    </w:p>
    <w:p w:rsidR="00000000" w:rsidDel="00000000" w:rsidP="00000000" w:rsidRDefault="00000000" w:rsidRPr="00000000" w14:paraId="000005A6">
      <w:pPr>
        <w:numPr>
          <w:ilvl w:val="0"/>
          <w:numId w:val="70"/>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Set Dashboard/ Task Board as Columns</w:t>
      </w:r>
    </w:p>
    <w:p w:rsidR="00000000" w:rsidDel="00000000" w:rsidP="00000000" w:rsidRDefault="00000000" w:rsidRPr="00000000" w14:paraId="000005A7">
      <w:pPr>
        <w:numPr>
          <w:ilvl w:val="0"/>
          <w:numId w:val="70"/>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Homepage Shortcuts</w:t>
      </w:r>
    </w:p>
    <w:p w:rsidR="00000000" w:rsidDel="00000000" w:rsidP="00000000" w:rsidRDefault="00000000" w:rsidRPr="00000000" w14:paraId="000005A8">
      <w:pPr>
        <w:numPr>
          <w:ilvl w:val="0"/>
          <w:numId w:val="70"/>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Homepage App Stores</w:t>
      </w:r>
    </w:p>
    <w:p w:rsidR="00000000" w:rsidDel="00000000" w:rsidP="00000000" w:rsidRDefault="00000000" w:rsidRPr="00000000" w14:paraId="000005A9">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Като след направените промени е задължително те да бъдат запаметени от бутон “Save”.</w:t>
      </w:r>
    </w:p>
    <w:p w:rsidR="00000000" w:rsidDel="00000000" w:rsidP="00000000" w:rsidRDefault="00000000" w:rsidRPr="00000000" w14:paraId="000005AA">
      <w:pPr>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5AB">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Следващата секция от страницата е E-mail &amp; SMTP. От тази секция админ може да прави следните промени по SMTP:</w:t>
      </w:r>
    </w:p>
    <w:p w:rsidR="00000000" w:rsidDel="00000000" w:rsidP="00000000" w:rsidRDefault="00000000" w:rsidRPr="00000000" w14:paraId="000005AC">
      <w:pPr>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5AD">
      <w:pPr>
        <w:numPr>
          <w:ilvl w:val="0"/>
          <w:numId w:val="77"/>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Hostname</w:t>
      </w:r>
    </w:p>
    <w:p w:rsidR="00000000" w:rsidDel="00000000" w:rsidP="00000000" w:rsidRDefault="00000000" w:rsidRPr="00000000" w14:paraId="000005AE">
      <w:pPr>
        <w:numPr>
          <w:ilvl w:val="0"/>
          <w:numId w:val="77"/>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SMTP Port</w:t>
      </w:r>
    </w:p>
    <w:p w:rsidR="00000000" w:rsidDel="00000000" w:rsidP="00000000" w:rsidRDefault="00000000" w:rsidRPr="00000000" w14:paraId="000005AF">
      <w:pPr>
        <w:numPr>
          <w:ilvl w:val="0"/>
          <w:numId w:val="77"/>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SMTP Encrypt type</w:t>
      </w:r>
    </w:p>
    <w:p w:rsidR="00000000" w:rsidDel="00000000" w:rsidP="00000000" w:rsidRDefault="00000000" w:rsidRPr="00000000" w14:paraId="000005B0">
      <w:pPr>
        <w:numPr>
          <w:ilvl w:val="0"/>
          <w:numId w:val="77"/>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Authentication Username</w:t>
      </w:r>
    </w:p>
    <w:p w:rsidR="00000000" w:rsidDel="00000000" w:rsidP="00000000" w:rsidRDefault="00000000" w:rsidRPr="00000000" w14:paraId="000005B1">
      <w:pPr>
        <w:numPr>
          <w:ilvl w:val="0"/>
          <w:numId w:val="77"/>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Authentication Password</w:t>
      </w:r>
    </w:p>
    <w:p w:rsidR="00000000" w:rsidDel="00000000" w:rsidP="00000000" w:rsidRDefault="00000000" w:rsidRPr="00000000" w14:paraId="000005B2">
      <w:pPr>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5B3">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2641600"/>
            <wp:effectExtent b="25400" l="25400" r="25400" t="25400"/>
            <wp:docPr id="70" name="image55.png"/>
            <a:graphic>
              <a:graphicData uri="http://schemas.openxmlformats.org/drawingml/2006/picture">
                <pic:pic>
                  <pic:nvPicPr>
                    <pic:cNvPr id="0" name="image55.png"/>
                    <pic:cNvPicPr preferRelativeResize="0"/>
                  </pic:nvPicPr>
                  <pic:blipFill>
                    <a:blip r:embed="rId151"/>
                    <a:srcRect b="0" l="0" r="0" t="0"/>
                    <a:stretch>
                      <a:fillRect/>
                    </a:stretch>
                  </pic:blipFill>
                  <pic:spPr>
                    <a:xfrm>
                      <a:off x="0" y="0"/>
                      <a:ext cx="5943600" cy="2641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B4">
      <w:pPr>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5B5">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тук се сменят и контролират всички такси налични на сайта:</w:t>
      </w:r>
    </w:p>
    <w:p w:rsidR="00000000" w:rsidDel="00000000" w:rsidP="00000000" w:rsidRDefault="00000000" w:rsidRPr="00000000" w14:paraId="000005B6">
      <w:pPr>
        <w:numPr>
          <w:ilvl w:val="0"/>
          <w:numId w:val="68"/>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Такса на Regular task;</w:t>
      </w:r>
    </w:p>
    <w:p w:rsidR="00000000" w:rsidDel="00000000" w:rsidP="00000000" w:rsidRDefault="00000000" w:rsidRPr="00000000" w14:paraId="000005B7">
      <w:pPr>
        <w:numPr>
          <w:ilvl w:val="0"/>
          <w:numId w:val="68"/>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Такса на Follow up task;</w:t>
      </w:r>
    </w:p>
    <w:p w:rsidR="00000000" w:rsidDel="00000000" w:rsidP="00000000" w:rsidRDefault="00000000" w:rsidRPr="00000000" w14:paraId="000005B8">
      <w:pPr>
        <w:numPr>
          <w:ilvl w:val="0"/>
          <w:numId w:val="68"/>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Такса на Related Clients;</w:t>
      </w:r>
    </w:p>
    <w:p w:rsidR="00000000" w:rsidDel="00000000" w:rsidP="00000000" w:rsidRDefault="00000000" w:rsidRPr="00000000" w14:paraId="000005B9">
      <w:pPr>
        <w:numPr>
          <w:ilvl w:val="0"/>
          <w:numId w:val="68"/>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Потвърждение на клиентска карта;</w:t>
      </w:r>
    </w:p>
    <w:p w:rsidR="00000000" w:rsidDel="00000000" w:rsidP="00000000" w:rsidRDefault="00000000" w:rsidRPr="00000000" w14:paraId="000005BA">
      <w:pPr>
        <w:numPr>
          <w:ilvl w:val="0"/>
          <w:numId w:val="68"/>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Клиентска отстъпка за първи таск;</w:t>
      </w:r>
    </w:p>
    <w:p w:rsidR="00000000" w:rsidDel="00000000" w:rsidP="00000000" w:rsidRDefault="00000000" w:rsidRPr="00000000" w14:paraId="000005BB">
      <w:pPr>
        <w:numPr>
          <w:ilvl w:val="0"/>
          <w:numId w:val="68"/>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iTasker-ска такса за кандидатстване за оферта;</w:t>
      </w:r>
    </w:p>
    <w:p w:rsidR="00000000" w:rsidDel="00000000" w:rsidP="00000000" w:rsidRDefault="00000000" w:rsidRPr="00000000" w14:paraId="000005BC">
      <w:pPr>
        <w:numPr>
          <w:ilvl w:val="0"/>
          <w:numId w:val="68"/>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Такса за обработка на кредитна карта.</w:t>
      </w:r>
    </w:p>
    <w:p w:rsidR="00000000" w:rsidDel="00000000" w:rsidP="00000000" w:rsidRDefault="00000000" w:rsidRPr="00000000" w14:paraId="000005BD">
      <w:pPr>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5BE">
      <w:pPr>
        <w:rPr>
          <w:color w:val="38761d"/>
          <w:sz w:val="40"/>
          <w:szCs w:val="40"/>
          <w:u w:val="single"/>
          <w:rPrChange w:author="Nina Pavlova" w:id="2" w:date="2026-04-29T20:50:46Z">
            <w:rPr>
              <w:color w:val="212529"/>
              <w:sz w:val="28"/>
              <w:szCs w:val="28"/>
              <w:shd w:fill="f8f9fa" w:val="clear"/>
            </w:rPr>
          </w:rPrChange>
        </w:rPr>
      </w:pPr>
      <w:r w:rsidDel="00000000" w:rsidR="00000000" w:rsidRPr="00000000">
        <w:rPr>
          <w:color w:val="38761d"/>
          <w:sz w:val="40"/>
          <w:szCs w:val="40"/>
          <w:u w:val="single"/>
          <w:rPrChange w:author="Nina Pavlova" w:id="2" w:date="2026-04-29T20:50:46Z">
            <w:rPr>
              <w:color w:val="212529"/>
              <w:sz w:val="28"/>
              <w:szCs w:val="28"/>
              <w:shd w:fill="f8f9fa" w:val="clear"/>
            </w:rPr>
          </w:rPrChange>
        </w:rPr>
        <w:drawing>
          <wp:inline distB="114300" distT="114300" distL="114300" distR="114300">
            <wp:extent cx="5943600" cy="2082800"/>
            <wp:effectExtent b="25400" l="25400" r="25400" t="25400"/>
            <wp:docPr id="12" name="image1.png"/>
            <a:graphic>
              <a:graphicData uri="http://schemas.openxmlformats.org/drawingml/2006/picture">
                <pic:pic>
                  <pic:nvPicPr>
                    <pic:cNvPr id="0" name="image1.png"/>
                    <pic:cNvPicPr preferRelativeResize="0"/>
                  </pic:nvPicPr>
                  <pic:blipFill>
                    <a:blip r:embed="rId152"/>
                    <a:srcRect b="0" l="0" r="0" t="0"/>
                    <a:stretch>
                      <a:fillRect/>
                    </a:stretch>
                  </pic:blipFill>
                  <pic:spPr>
                    <a:xfrm>
                      <a:off x="0" y="0"/>
                      <a:ext cx="5943600" cy="2082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BF">
      <w:pPr>
        <w:rPr>
          <w:color w:val="38761d"/>
          <w:sz w:val="40"/>
          <w:szCs w:val="40"/>
          <w:u w:val="single"/>
          <w:rPrChange w:author="Nina Pavlova" w:id="2" w:date="2026-04-29T20:50:46Z">
            <w:rPr>
              <w:color w:val="212529"/>
              <w:sz w:val="28"/>
              <w:szCs w:val="28"/>
              <w:shd w:fill="f8f9fa" w:val="clear"/>
            </w:rPr>
          </w:rPrChange>
        </w:rPr>
      </w:pPr>
      <w:r w:rsidDel="00000000" w:rsidR="00000000" w:rsidRPr="00000000">
        <w:rPr>
          <w:rtl w:val="0"/>
        </w:rPr>
      </w:r>
    </w:p>
    <w:p w:rsidR="00000000" w:rsidDel="00000000" w:rsidP="00000000" w:rsidRDefault="00000000" w:rsidRPr="00000000" w14:paraId="000005C0">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По E-mail, админ може да прави следните промени:</w:t>
      </w:r>
    </w:p>
    <w:p w:rsidR="00000000" w:rsidDel="00000000" w:rsidP="00000000" w:rsidRDefault="00000000" w:rsidRPr="00000000" w14:paraId="000005C1">
      <w:pPr>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5C2">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Mail Delivery Sender E-mail</w:t>
      </w:r>
    </w:p>
    <w:p w:rsidR="00000000" w:rsidDel="00000000" w:rsidP="00000000" w:rsidRDefault="00000000" w:rsidRPr="00000000" w14:paraId="000005C3">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Mail Delivery Sender Name</w:t>
      </w:r>
    </w:p>
    <w:p w:rsidR="00000000" w:rsidDel="00000000" w:rsidP="00000000" w:rsidRDefault="00000000" w:rsidRPr="00000000" w14:paraId="000005C4">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Contact Us Form - Receiver E-mail</w:t>
      </w:r>
    </w:p>
    <w:p w:rsidR="00000000" w:rsidDel="00000000" w:rsidP="00000000" w:rsidRDefault="00000000" w:rsidRPr="00000000" w14:paraId="000005C5">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Contact Us Form - Receiver Name</w:t>
      </w:r>
    </w:p>
    <w:p w:rsidR="00000000" w:rsidDel="00000000" w:rsidP="00000000" w:rsidRDefault="00000000" w:rsidRPr="00000000" w14:paraId="000005C6">
      <w:pPr>
        <w:rPr>
          <w:color w:val="38761d"/>
          <w:sz w:val="40"/>
          <w:szCs w:val="40"/>
          <w:u w:val="single"/>
          <w:rPrChange w:author="Nina Pavlova" w:id="2" w:date="2026-04-29T20:50:46Z">
            <w:rPr>
              <w:color w:val="212529"/>
              <w:sz w:val="28"/>
              <w:szCs w:val="28"/>
              <w:shd w:fill="f8f9fa" w:val="clear"/>
            </w:rPr>
          </w:rPrChange>
        </w:rPr>
      </w:pPr>
      <w:r w:rsidDel="00000000" w:rsidR="00000000" w:rsidRPr="00000000">
        <w:rPr>
          <w:color w:val="38761d"/>
          <w:sz w:val="40"/>
          <w:szCs w:val="40"/>
          <w:u w:val="single"/>
          <w:rPrChange w:author="Nina Pavlova" w:id="2" w:date="2026-04-29T20:50:46Z">
            <w:rPr>
              <w:color w:val="212529"/>
              <w:sz w:val="28"/>
              <w:szCs w:val="28"/>
              <w:shd w:fill="f8f9fa" w:val="clear"/>
            </w:rPr>
          </w:rPrChange>
        </w:rPr>
        <w:drawing>
          <wp:inline distB="114300" distT="114300" distL="114300" distR="114300">
            <wp:extent cx="5943600" cy="2133600"/>
            <wp:effectExtent b="25400" l="25400" r="25400" t="25400"/>
            <wp:docPr id="162" name="image162.png"/>
            <a:graphic>
              <a:graphicData uri="http://schemas.openxmlformats.org/drawingml/2006/picture">
                <pic:pic>
                  <pic:nvPicPr>
                    <pic:cNvPr id="0" name="image162.png"/>
                    <pic:cNvPicPr preferRelativeResize="0"/>
                  </pic:nvPicPr>
                  <pic:blipFill>
                    <a:blip r:embed="rId153"/>
                    <a:srcRect b="0" l="0" r="0" t="0"/>
                    <a:stretch>
                      <a:fillRect/>
                    </a:stretch>
                  </pic:blipFill>
                  <pic:spPr>
                    <a:xfrm>
                      <a:off x="0" y="0"/>
                      <a:ext cx="5943600" cy="2133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C7">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Като след направените промени е задължително те да бъдат запаметени от бутон ‘’Save’’.</w:t>
      </w:r>
    </w:p>
    <w:p w:rsidR="00000000" w:rsidDel="00000000" w:rsidP="00000000" w:rsidRDefault="00000000" w:rsidRPr="00000000" w14:paraId="000005C8">
      <w:pPr>
        <w:rPr>
          <w:color w:val="38761d"/>
          <w:sz w:val="40"/>
          <w:szCs w:val="40"/>
          <w:u w:val="single"/>
          <w:rPrChange w:author="Nina Pavlova" w:id="2" w:date="2026-04-29T20:50:46Z">
            <w:rPr>
              <w:color w:val="212529"/>
              <w:sz w:val="26"/>
              <w:szCs w:val="26"/>
              <w:shd w:fill="f8f9fa" w:val="clear"/>
            </w:rPr>
          </w:rPrChange>
        </w:rPr>
      </w:pPr>
      <w:r w:rsidDel="00000000" w:rsidR="00000000" w:rsidRPr="00000000">
        <w:rPr>
          <w:rtl w:val="0"/>
        </w:rPr>
      </w:r>
    </w:p>
    <w:p w:rsidR="00000000" w:rsidDel="00000000" w:rsidP="00000000" w:rsidRDefault="00000000" w:rsidRPr="00000000" w14:paraId="000005C9">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Следващата секция от страницата е Applications. </w:t>
      </w:r>
    </w:p>
    <w:p w:rsidR="00000000" w:rsidDel="00000000" w:rsidP="00000000" w:rsidRDefault="00000000" w:rsidRPr="00000000" w14:paraId="000005CA">
      <w:pPr>
        <w:rPr>
          <w:color w:val="38761d"/>
          <w:sz w:val="40"/>
          <w:szCs w:val="40"/>
          <w:u w:val="single"/>
          <w:rPrChange w:author="Nina Pavlova" w:id="2" w:date="2026-04-29T20:50:46Z">
            <w:rPr>
              <w:color w:val="212529"/>
              <w:sz w:val="28"/>
              <w:szCs w:val="28"/>
              <w:shd w:fill="f8f9fa" w:val="clear"/>
            </w:rPr>
          </w:rPrChange>
        </w:rPr>
      </w:pPr>
      <w:r w:rsidDel="00000000" w:rsidR="00000000" w:rsidRPr="00000000">
        <w:rPr>
          <w:color w:val="38761d"/>
          <w:sz w:val="40"/>
          <w:szCs w:val="40"/>
          <w:u w:val="single"/>
          <w:rPrChange w:author="Nina Pavlova" w:id="2" w:date="2026-04-29T20:50:46Z">
            <w:rPr>
              <w:color w:val="212529"/>
              <w:sz w:val="28"/>
              <w:szCs w:val="28"/>
              <w:shd w:fill="f8f9fa" w:val="clear"/>
            </w:rPr>
          </w:rPrChange>
        </w:rPr>
        <w:drawing>
          <wp:inline distB="114300" distT="114300" distL="114300" distR="114300">
            <wp:extent cx="5943600" cy="3124200"/>
            <wp:effectExtent b="25400" l="25400" r="25400" t="25400"/>
            <wp:docPr id="119" name="image150.png"/>
            <a:graphic>
              <a:graphicData uri="http://schemas.openxmlformats.org/drawingml/2006/picture">
                <pic:pic>
                  <pic:nvPicPr>
                    <pic:cNvPr id="0" name="image150.png"/>
                    <pic:cNvPicPr preferRelativeResize="0"/>
                  </pic:nvPicPr>
                  <pic:blipFill>
                    <a:blip r:embed="rId154"/>
                    <a:srcRect b="0" l="0" r="0" t="0"/>
                    <a:stretch>
                      <a:fillRect/>
                    </a:stretch>
                  </pic:blipFill>
                  <pic:spPr>
                    <a:xfrm>
                      <a:off x="0" y="0"/>
                      <a:ext cx="5943600" cy="31242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CB">
      <w:pPr>
        <w:rPr>
          <w:color w:val="38761d"/>
          <w:sz w:val="40"/>
          <w:szCs w:val="40"/>
          <w:u w:val="single"/>
          <w:rPrChange w:author="Nina Pavlova" w:id="2" w:date="2026-04-29T20:50:46Z">
            <w:rPr>
              <w:color w:val="212529"/>
              <w:sz w:val="28"/>
              <w:szCs w:val="28"/>
              <w:shd w:fill="f8f9fa" w:val="clear"/>
            </w:rPr>
          </w:rPrChange>
        </w:rPr>
      </w:pPr>
      <w:r w:rsidDel="00000000" w:rsidR="00000000" w:rsidRPr="00000000">
        <w:rPr>
          <w:rtl w:val="0"/>
        </w:rPr>
      </w:r>
    </w:p>
    <w:p w:rsidR="00000000" w:rsidDel="00000000" w:rsidP="00000000" w:rsidRDefault="00000000" w:rsidRPr="00000000" w14:paraId="000005CC">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тази страница админ може да прави следните промени:</w:t>
      </w:r>
    </w:p>
    <w:p w:rsidR="00000000" w:rsidDel="00000000" w:rsidP="00000000" w:rsidRDefault="00000000" w:rsidRPr="00000000" w14:paraId="000005CD">
      <w:pPr>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5CE">
      <w:pPr>
        <w:numPr>
          <w:ilvl w:val="0"/>
          <w:numId w:val="15"/>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Show Apps Chooser Page (non-Native/Web)</w:t>
      </w:r>
    </w:p>
    <w:p w:rsidR="00000000" w:rsidDel="00000000" w:rsidP="00000000" w:rsidRDefault="00000000" w:rsidRPr="00000000" w14:paraId="000005CF">
      <w:pPr>
        <w:numPr>
          <w:ilvl w:val="0"/>
          <w:numId w:val="15"/>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Show Apps Chooser Screen (Native)</w:t>
      </w:r>
    </w:p>
    <w:p w:rsidR="00000000" w:rsidDel="00000000" w:rsidP="00000000" w:rsidRDefault="00000000" w:rsidRPr="00000000" w14:paraId="000005D0">
      <w:pPr>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5D1">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Да ги разреши или забрани:</w:t>
      </w:r>
    </w:p>
    <w:p w:rsidR="00000000" w:rsidDel="00000000" w:rsidP="00000000" w:rsidRDefault="00000000" w:rsidRPr="00000000" w14:paraId="000005D2">
      <w:pPr>
        <w:rPr>
          <w:color w:val="38761d"/>
          <w:sz w:val="40"/>
          <w:szCs w:val="40"/>
          <w:u w:val="single"/>
          <w:rPrChange w:author="Nina Pavlova" w:id="2" w:date="2026-04-29T20:50:46Z">
            <w:rPr>
              <w:color w:val="212529"/>
              <w:sz w:val="28"/>
              <w:szCs w:val="28"/>
              <w:shd w:fill="f8f9fa" w:val="clear"/>
            </w:rPr>
          </w:rPrChange>
        </w:rPr>
      </w:pPr>
      <w:r w:rsidDel="00000000" w:rsidR="00000000" w:rsidRPr="00000000">
        <w:rPr>
          <w:color w:val="38761d"/>
          <w:sz w:val="40"/>
          <w:szCs w:val="40"/>
          <w:u w:val="single"/>
          <w:rPrChange w:author="Nina Pavlova" w:id="2" w:date="2026-04-29T20:50:46Z">
            <w:rPr>
              <w:color w:val="212529"/>
              <w:sz w:val="28"/>
              <w:szCs w:val="28"/>
              <w:shd w:fill="f8f9fa" w:val="clear"/>
            </w:rPr>
          </w:rPrChange>
        </w:rPr>
        <w:drawing>
          <wp:inline distB="114300" distT="114300" distL="114300" distR="114300">
            <wp:extent cx="5943600" cy="2578100"/>
            <wp:effectExtent b="25400" l="25400" r="25400" t="25400"/>
            <wp:docPr id="30" name="image19.png"/>
            <a:graphic>
              <a:graphicData uri="http://schemas.openxmlformats.org/drawingml/2006/picture">
                <pic:pic>
                  <pic:nvPicPr>
                    <pic:cNvPr id="0" name="image19.png"/>
                    <pic:cNvPicPr preferRelativeResize="0"/>
                  </pic:nvPicPr>
                  <pic:blipFill>
                    <a:blip r:embed="rId155"/>
                    <a:srcRect b="0" l="0" r="0" t="0"/>
                    <a:stretch>
                      <a:fillRect/>
                    </a:stretch>
                  </pic:blipFill>
                  <pic:spPr>
                    <a:xfrm>
                      <a:off x="0" y="0"/>
                      <a:ext cx="5943600" cy="25781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D3">
      <w:pPr>
        <w:rPr>
          <w:color w:val="38761d"/>
          <w:sz w:val="40"/>
          <w:szCs w:val="40"/>
          <w:u w:val="single"/>
          <w:rPrChange w:author="Nina Pavlova" w:id="2" w:date="2026-04-29T20:50:46Z">
            <w:rPr>
              <w:color w:val="212529"/>
              <w:sz w:val="28"/>
              <w:szCs w:val="28"/>
              <w:shd w:fill="f8f9fa" w:val="clear"/>
            </w:rPr>
          </w:rPrChange>
        </w:rPr>
      </w:pPr>
      <w:r w:rsidDel="00000000" w:rsidR="00000000" w:rsidRPr="00000000">
        <w:rPr>
          <w:rtl w:val="0"/>
        </w:rPr>
      </w:r>
    </w:p>
    <w:p w:rsidR="00000000" w:rsidDel="00000000" w:rsidP="00000000" w:rsidRDefault="00000000" w:rsidRPr="00000000" w14:paraId="000005D4">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От бутон ‘’New App’’  може да се добавят нови приложения.</w:t>
      </w:r>
    </w:p>
    <w:p w:rsidR="00000000" w:rsidDel="00000000" w:rsidP="00000000" w:rsidRDefault="00000000" w:rsidRPr="00000000" w14:paraId="000005D5">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5943600" cy="558800"/>
            <wp:effectExtent b="25400" l="25400" r="25400" t="25400"/>
            <wp:docPr id="67" name="image57.png"/>
            <a:graphic>
              <a:graphicData uri="http://schemas.openxmlformats.org/drawingml/2006/picture">
                <pic:pic>
                  <pic:nvPicPr>
                    <pic:cNvPr id="0" name="image57.png"/>
                    <pic:cNvPicPr preferRelativeResize="0"/>
                  </pic:nvPicPr>
                  <pic:blipFill>
                    <a:blip r:embed="rId156"/>
                    <a:srcRect b="0" l="0" r="0" t="0"/>
                    <a:stretch>
                      <a:fillRect/>
                    </a:stretch>
                  </pic:blipFill>
                  <pic:spPr>
                    <a:xfrm>
                      <a:off x="0" y="0"/>
                      <a:ext cx="5943600" cy="558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D6">
      <w:pPr>
        <w:rPr>
          <w:color w:val="38761d"/>
          <w:sz w:val="40"/>
          <w:szCs w:val="40"/>
          <w:u w:val="single"/>
          <w:rPrChange w:author="Nina Pavlova" w:id="2" w:date="2026-04-29T20:50:46Z">
            <w:rPr>
              <w:color w:val="212529"/>
              <w:sz w:val="28"/>
              <w:szCs w:val="28"/>
              <w:shd w:fill="f8f9fa" w:val="clear"/>
            </w:rPr>
          </w:rPrChange>
        </w:rPr>
      </w:pPr>
      <w:r w:rsidDel="00000000" w:rsidR="00000000" w:rsidRPr="00000000">
        <w:rPr>
          <w:rtl w:val="0"/>
        </w:rPr>
      </w:r>
    </w:p>
    <w:p w:rsidR="00000000" w:rsidDel="00000000" w:rsidP="00000000" w:rsidRDefault="00000000" w:rsidRPr="00000000" w14:paraId="000005D7">
      <w:pPr>
        <w:spacing w:line="276" w:lineRule="auto"/>
        <w:rPr>
          <w:color w:val="38761d"/>
          <w:sz w:val="40"/>
          <w:szCs w:val="40"/>
          <w:u w:val="single"/>
          <w:rPrChange w:author="Nina Pavlova" w:id="2" w:date="2026-04-29T20:50:46Z">
            <w:rPr>
              <w:color w:val="212529"/>
              <w:sz w:val="28"/>
              <w:szCs w:val="28"/>
              <w:shd w:fill="f8f9fa" w:val="clear"/>
            </w:rPr>
          </w:rPrChange>
        </w:rPr>
      </w:pPr>
      <w:r w:rsidDel="00000000" w:rsidR="00000000" w:rsidRPr="00000000">
        <w:rPr>
          <w:color w:val="38761d"/>
          <w:sz w:val="40"/>
          <w:szCs w:val="40"/>
          <w:u w:val="single"/>
          <w:rPrChange w:author="Nina Pavlova" w:id="2" w:date="2026-04-29T20:50:46Z">
            <w:rPr>
              <w:color w:val="212529"/>
              <w:sz w:val="28"/>
              <w:szCs w:val="28"/>
              <w:shd w:fill="f8f9fa" w:val="clear"/>
            </w:rPr>
          </w:rPrChange>
        </w:rPr>
        <w:drawing>
          <wp:inline distB="114300" distT="114300" distL="114300" distR="114300">
            <wp:extent cx="5943600" cy="1930400"/>
            <wp:effectExtent b="25400" l="25400" r="25400" t="25400"/>
            <wp:docPr id="53" name="image42.png"/>
            <a:graphic>
              <a:graphicData uri="http://schemas.openxmlformats.org/drawingml/2006/picture">
                <pic:pic>
                  <pic:nvPicPr>
                    <pic:cNvPr id="0" name="image42.png"/>
                    <pic:cNvPicPr preferRelativeResize="0"/>
                  </pic:nvPicPr>
                  <pic:blipFill>
                    <a:blip r:embed="rId157"/>
                    <a:srcRect b="0" l="0" r="0" t="0"/>
                    <a:stretch>
                      <a:fillRect/>
                    </a:stretch>
                  </pic:blipFill>
                  <pic:spPr>
                    <a:xfrm>
                      <a:off x="0" y="0"/>
                      <a:ext cx="5943600" cy="1930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D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Полетата, които трябва да се попълнят:</w:t>
      </w:r>
    </w:p>
    <w:p w:rsidR="00000000" w:rsidDel="00000000" w:rsidP="00000000" w:rsidRDefault="00000000" w:rsidRPr="00000000" w14:paraId="000005D9">
      <w:pPr>
        <w:numPr>
          <w:ilvl w:val="0"/>
          <w:numId w:val="38"/>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Link - линк към приложението</w:t>
      </w:r>
    </w:p>
    <w:p w:rsidR="00000000" w:rsidDel="00000000" w:rsidP="00000000" w:rsidRDefault="00000000" w:rsidRPr="00000000" w14:paraId="000005DA">
      <w:pPr>
        <w:numPr>
          <w:ilvl w:val="0"/>
          <w:numId w:val="38"/>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Title - заглавие </w:t>
      </w:r>
    </w:p>
    <w:p w:rsidR="00000000" w:rsidDel="00000000" w:rsidP="00000000" w:rsidRDefault="00000000" w:rsidRPr="00000000" w14:paraId="000005DB">
      <w:pPr>
        <w:numPr>
          <w:ilvl w:val="0"/>
          <w:numId w:val="38"/>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App Title - заглавие на самото приложение</w:t>
      </w:r>
    </w:p>
    <w:p w:rsidR="00000000" w:rsidDel="00000000" w:rsidP="00000000" w:rsidRDefault="00000000" w:rsidRPr="00000000" w14:paraId="000005DC">
      <w:pPr>
        <w:numPr>
          <w:ilvl w:val="0"/>
          <w:numId w:val="38"/>
        </w:numPr>
        <w:spacing w:line="276" w:lineRule="auto"/>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Image - изображение (за предпочитане SVG)</w:t>
      </w:r>
    </w:p>
    <w:p w:rsidR="00000000" w:rsidDel="00000000" w:rsidP="00000000" w:rsidRDefault="00000000" w:rsidRPr="00000000" w14:paraId="000005DD">
      <w:pPr>
        <w:spacing w:line="276" w:lineRule="auto"/>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5DE">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като се попълнят мандаторните полета,  трябва да се запамети с бутон ‘’Save’’. Ако не се натисне бутонът, промените няма да бъдат запаметени.</w:t>
      </w:r>
    </w:p>
    <w:p w:rsidR="00000000" w:rsidDel="00000000" w:rsidP="00000000" w:rsidRDefault="00000000" w:rsidRPr="00000000" w14:paraId="000005DF">
      <w:pPr>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5E0">
      <w:pPr>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Следващата секция от страницата е Pages.</w:t>
      </w:r>
    </w:p>
    <w:p w:rsidR="00000000" w:rsidDel="00000000" w:rsidP="00000000" w:rsidRDefault="00000000" w:rsidRPr="00000000" w14:paraId="000005E1">
      <w:pPr>
        <w:spacing w:line="276" w:lineRule="auto"/>
        <w:rPr>
          <w:color w:val="38761d"/>
          <w:sz w:val="40"/>
          <w:szCs w:val="40"/>
          <w:u w:val="single"/>
          <w:rPrChange w:author="Nina Pavlova" w:id="2" w:date="2026-04-29T20:50:46Z">
            <w:rPr>
              <w:color w:val="212529"/>
              <w:sz w:val="28"/>
              <w:szCs w:val="28"/>
              <w:shd w:fill="f8f9fa" w:val="clear"/>
            </w:rPr>
          </w:rPrChange>
        </w:rPr>
      </w:pPr>
      <w:r w:rsidDel="00000000" w:rsidR="00000000" w:rsidRPr="00000000">
        <w:rPr>
          <w:color w:val="38761d"/>
          <w:sz w:val="40"/>
          <w:szCs w:val="40"/>
          <w:u w:val="single"/>
          <w:rPrChange w:author="Nina Pavlova" w:id="2" w:date="2026-04-29T20:50:46Z">
            <w:rPr>
              <w:color w:val="212529"/>
              <w:sz w:val="28"/>
              <w:szCs w:val="28"/>
              <w:shd w:fill="f8f9fa" w:val="clear"/>
            </w:rPr>
          </w:rPrChange>
        </w:rPr>
        <w:drawing>
          <wp:inline distB="114300" distT="114300" distL="114300" distR="114300">
            <wp:extent cx="5943600" cy="2552700"/>
            <wp:effectExtent b="25400" l="25400" r="25400" t="25400"/>
            <wp:docPr id="134" name="image114.png"/>
            <a:graphic>
              <a:graphicData uri="http://schemas.openxmlformats.org/drawingml/2006/picture">
                <pic:pic>
                  <pic:nvPicPr>
                    <pic:cNvPr id="0" name="image114.png"/>
                    <pic:cNvPicPr preferRelativeResize="0"/>
                  </pic:nvPicPr>
                  <pic:blipFill>
                    <a:blip r:embed="rId158"/>
                    <a:srcRect b="0" l="0" r="0" t="0"/>
                    <a:stretch>
                      <a:fillRect/>
                    </a:stretch>
                  </pic:blipFill>
                  <pic:spPr>
                    <a:xfrm>
                      <a:off x="0" y="0"/>
                      <a:ext cx="5943600" cy="25527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E2">
      <w:pPr>
        <w:spacing w:line="276" w:lineRule="auto"/>
        <w:rPr>
          <w:color w:val="38761d"/>
          <w:sz w:val="40"/>
          <w:szCs w:val="40"/>
          <w:u w:val="single"/>
          <w:rPrChange w:author="Nina Pavlova" w:id="2" w:date="2026-04-29T20:50:46Z">
            <w:rPr>
              <w:color w:val="212529"/>
              <w:sz w:val="28"/>
              <w:szCs w:val="28"/>
              <w:shd w:fill="f8f9fa" w:val="clear"/>
            </w:rPr>
          </w:rPrChange>
        </w:rPr>
      </w:pPr>
      <w:r w:rsidDel="00000000" w:rsidR="00000000" w:rsidRPr="00000000">
        <w:rPr>
          <w:color w:val="38761d"/>
          <w:sz w:val="40"/>
          <w:szCs w:val="40"/>
          <w:u w:val="single"/>
          <w:rPrChange w:author="Nina Pavlova" w:id="2" w:date="2026-04-29T20:50:46Z">
            <w:rPr>
              <w:color w:val="212529"/>
              <w:sz w:val="28"/>
              <w:szCs w:val="28"/>
              <w:shd w:fill="f8f9fa" w:val="clear"/>
            </w:rPr>
          </w:rPrChange>
        </w:rPr>
        <w:drawing>
          <wp:inline distB="114300" distT="114300" distL="114300" distR="114300">
            <wp:extent cx="5943600" cy="1943100"/>
            <wp:effectExtent b="25400" l="25400" r="25400" t="25400"/>
            <wp:docPr id="144" name="image128.png"/>
            <a:graphic>
              <a:graphicData uri="http://schemas.openxmlformats.org/drawingml/2006/picture">
                <pic:pic>
                  <pic:nvPicPr>
                    <pic:cNvPr id="0" name="image128.png"/>
                    <pic:cNvPicPr preferRelativeResize="0"/>
                  </pic:nvPicPr>
                  <pic:blipFill>
                    <a:blip r:embed="rId159"/>
                    <a:srcRect b="0" l="0" r="0" t="0"/>
                    <a:stretch>
                      <a:fillRect/>
                    </a:stretch>
                  </pic:blipFill>
                  <pic:spPr>
                    <a:xfrm>
                      <a:off x="0" y="0"/>
                      <a:ext cx="5943600" cy="19431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E3">
      <w:pPr>
        <w:spacing w:line="276" w:lineRule="auto"/>
        <w:rPr>
          <w:color w:val="38761d"/>
          <w:sz w:val="40"/>
          <w:szCs w:val="40"/>
          <w:u w:val="single"/>
          <w:rPrChange w:author="Nina Pavlova" w:id="2" w:date="2026-04-29T20:50:46Z">
            <w:rPr>
              <w:color w:val="212529"/>
              <w:sz w:val="28"/>
              <w:szCs w:val="28"/>
              <w:shd w:fill="f8f9fa" w:val="clear"/>
            </w:rPr>
          </w:rPrChange>
        </w:rPr>
      </w:pPr>
      <w:r w:rsidDel="00000000" w:rsidR="00000000" w:rsidRPr="00000000">
        <w:rPr>
          <w:rtl w:val="0"/>
        </w:rPr>
      </w:r>
    </w:p>
    <w:p w:rsidR="00000000" w:rsidDel="00000000" w:rsidP="00000000" w:rsidRDefault="00000000" w:rsidRPr="00000000" w14:paraId="000005E4">
      <w:pPr>
        <w:numPr>
          <w:ilvl w:val="0"/>
          <w:numId w:val="47"/>
        </w:numPr>
        <w:spacing w:line="276" w:lineRule="auto"/>
        <w:ind w:left="720" w:hanging="360"/>
        <w:rPr>
          <w:color w:val="212529"/>
          <w:sz w:val="28"/>
          <w:szCs w:val="28"/>
          <w:shd w:fill="f8f9fa" w:val="clear"/>
        </w:rPr>
      </w:pPr>
      <w:r w:rsidDel="00000000" w:rsidR="00000000" w:rsidRPr="00000000">
        <w:rPr>
          <w:color w:val="38761d"/>
          <w:sz w:val="40"/>
          <w:szCs w:val="40"/>
          <w:u w:val="single"/>
          <w:rtl w:val="0"/>
          <w:rPrChange w:author="Nina Pavlova" w:id="2" w:date="2026-04-29T20:50:46Z">
            <w:rPr>
              <w:color w:val="212529"/>
              <w:sz w:val="28"/>
              <w:szCs w:val="28"/>
              <w:shd w:fill="f8f9fa" w:val="clear"/>
            </w:rPr>
          </w:rPrChange>
        </w:rPr>
        <w:t xml:space="preserve">Бутон + New Link опция за добавяне на повече линкове;</w:t>
      </w:r>
    </w:p>
    <w:p w:rsidR="00000000" w:rsidDel="00000000" w:rsidP="00000000" w:rsidRDefault="00000000" w:rsidRPr="00000000" w14:paraId="000005E5">
      <w:pPr>
        <w:numPr>
          <w:ilvl w:val="0"/>
          <w:numId w:val="47"/>
        </w:numPr>
        <w:spacing w:line="276" w:lineRule="auto"/>
        <w:ind w:left="720" w:hanging="360"/>
        <w:rPr>
          <w:color w:val="212529"/>
          <w:sz w:val="28"/>
          <w:szCs w:val="28"/>
          <w:shd w:fill="f8f9fa" w:val="clear"/>
        </w:rPr>
      </w:pPr>
      <w:r w:rsidDel="00000000" w:rsidR="00000000" w:rsidRPr="00000000">
        <w:rPr>
          <w:color w:val="38761d"/>
          <w:sz w:val="40"/>
          <w:szCs w:val="40"/>
          <w:u w:val="single"/>
          <w:rtl w:val="0"/>
          <w:rPrChange w:author="Nina Pavlova" w:id="2" w:date="2026-04-29T20:50:46Z">
            <w:rPr>
              <w:color w:val="212529"/>
              <w:sz w:val="28"/>
              <w:szCs w:val="28"/>
              <w:shd w:fill="f8f9fa" w:val="clear"/>
            </w:rPr>
          </w:rPrChange>
        </w:rPr>
        <w:t xml:space="preserve">Опция за изтриване на линк;</w:t>
      </w:r>
    </w:p>
    <w:p w:rsidR="00000000" w:rsidDel="00000000" w:rsidP="00000000" w:rsidRDefault="00000000" w:rsidRPr="00000000" w14:paraId="000005E6">
      <w:pPr>
        <w:numPr>
          <w:ilvl w:val="0"/>
          <w:numId w:val="47"/>
        </w:numPr>
        <w:spacing w:line="276" w:lineRule="auto"/>
        <w:ind w:left="720" w:hanging="360"/>
        <w:rPr>
          <w:color w:val="212529"/>
          <w:sz w:val="28"/>
          <w:szCs w:val="28"/>
          <w:shd w:fill="f8f9fa" w:val="clear"/>
        </w:rPr>
      </w:pPr>
      <w:r w:rsidDel="00000000" w:rsidR="00000000" w:rsidRPr="00000000">
        <w:rPr>
          <w:color w:val="38761d"/>
          <w:sz w:val="40"/>
          <w:szCs w:val="40"/>
          <w:u w:val="single"/>
          <w:rtl w:val="0"/>
          <w:rPrChange w:author="Nina Pavlova" w:id="2" w:date="2026-04-29T20:50:46Z">
            <w:rPr>
              <w:color w:val="212529"/>
              <w:sz w:val="28"/>
              <w:szCs w:val="28"/>
              <w:shd w:fill="f8f9fa" w:val="clear"/>
            </w:rPr>
          </w:rPrChange>
        </w:rPr>
        <w:t xml:space="preserve">Бутон Save за запазване на направените корекции.</w:t>
      </w:r>
    </w:p>
    <w:p w:rsidR="00000000" w:rsidDel="00000000" w:rsidP="00000000" w:rsidRDefault="00000000" w:rsidRPr="00000000" w14:paraId="000005E7">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На тази страница виждаме две подсекции:</w:t>
      </w:r>
    </w:p>
    <w:p w:rsidR="00000000" w:rsidDel="00000000" w:rsidP="00000000" w:rsidRDefault="00000000" w:rsidRPr="00000000" w14:paraId="000005E8">
      <w:pPr>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5E9">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About Pages</w:t>
      </w:r>
    </w:p>
    <w:p w:rsidR="00000000" w:rsidDel="00000000" w:rsidP="00000000" w:rsidRDefault="00000000" w:rsidRPr="00000000" w14:paraId="000005EA">
      <w:pPr>
        <w:numPr>
          <w:ilvl w:val="0"/>
          <w:numId w:val="19"/>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About us</w:t>
      </w:r>
    </w:p>
    <w:p w:rsidR="00000000" w:rsidDel="00000000" w:rsidP="00000000" w:rsidRDefault="00000000" w:rsidRPr="00000000" w14:paraId="000005EB">
      <w:pPr>
        <w:numPr>
          <w:ilvl w:val="0"/>
          <w:numId w:val="19"/>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Terms and Conditions</w:t>
      </w:r>
    </w:p>
    <w:p w:rsidR="00000000" w:rsidDel="00000000" w:rsidP="00000000" w:rsidRDefault="00000000" w:rsidRPr="00000000" w14:paraId="000005EC">
      <w:pPr>
        <w:numPr>
          <w:ilvl w:val="0"/>
          <w:numId w:val="19"/>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Privacy Policy</w:t>
      </w:r>
    </w:p>
    <w:p w:rsidR="00000000" w:rsidDel="00000000" w:rsidP="00000000" w:rsidRDefault="00000000" w:rsidRPr="00000000" w14:paraId="000005ED">
      <w:pPr>
        <w:rPr>
          <w:color w:val="38761d"/>
          <w:sz w:val="40"/>
          <w:szCs w:val="40"/>
          <w:u w:val="single"/>
          <w:rPrChange w:author="Nina Pavlova" w:id="2" w:date="2026-04-29T20:50:46Z">
            <w:rPr>
              <w:color w:val="212529"/>
            </w:rPr>
          </w:rPrChange>
        </w:rPr>
      </w:pPr>
      <w:r w:rsidDel="00000000" w:rsidR="00000000" w:rsidRPr="00000000">
        <w:rPr>
          <w:rtl w:val="0"/>
        </w:rPr>
      </w:r>
    </w:p>
    <w:p w:rsidR="00000000" w:rsidDel="00000000" w:rsidP="00000000" w:rsidRDefault="00000000" w:rsidRPr="00000000" w14:paraId="000005EE">
      <w:pPr>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How to book a service</w:t>
      </w:r>
    </w:p>
    <w:p w:rsidR="00000000" w:rsidDel="00000000" w:rsidP="00000000" w:rsidRDefault="00000000" w:rsidRPr="00000000" w14:paraId="000005EF">
      <w:pPr>
        <w:numPr>
          <w:ilvl w:val="0"/>
          <w:numId w:val="55"/>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Page</w:t>
      </w:r>
    </w:p>
    <w:p w:rsidR="00000000" w:rsidDel="00000000" w:rsidP="00000000" w:rsidRDefault="00000000" w:rsidRPr="00000000" w14:paraId="000005F0">
      <w:pPr>
        <w:numPr>
          <w:ilvl w:val="0"/>
          <w:numId w:val="55"/>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Button Label or Link Title</w:t>
      </w:r>
    </w:p>
    <w:p w:rsidR="00000000" w:rsidDel="00000000" w:rsidP="00000000" w:rsidRDefault="00000000" w:rsidRPr="00000000" w14:paraId="000005F1">
      <w:pPr>
        <w:numPr>
          <w:ilvl w:val="0"/>
          <w:numId w:val="55"/>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Short Steps</w:t>
      </w:r>
    </w:p>
    <w:p w:rsidR="00000000" w:rsidDel="00000000" w:rsidP="00000000" w:rsidRDefault="00000000" w:rsidRPr="00000000" w14:paraId="000005F2">
      <w:pPr>
        <w:numPr>
          <w:ilvl w:val="0"/>
          <w:numId w:val="55"/>
        </w:numPr>
        <w:ind w:left="720" w:hanging="360"/>
        <w:rPr>
          <w:color w:val="212529"/>
          <w:sz w:val="26"/>
          <w:szCs w:val="26"/>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Email for new Clients</w:t>
      </w:r>
    </w:p>
    <w:p w:rsidR="00000000" w:rsidDel="00000000" w:rsidP="00000000" w:rsidRDefault="00000000" w:rsidRPr="00000000" w14:paraId="000005F3">
      <w:pPr>
        <w:jc w:val="both"/>
        <w:rPr>
          <w:color w:val="38761d"/>
          <w:sz w:val="40"/>
          <w:szCs w:val="40"/>
          <w:u w:val="single"/>
          <w:rPrChange w:author="Nina Pavlova" w:id="2" w:date="2026-04-29T20:50:46Z">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След като се направят промените,  трябва да се запаметят с бутон ‘’Save’’. Ако не се натисне бутонът, промените няма да бъдат запаметени.</w:t>
      </w:r>
      <w:r w:rsidDel="00000000" w:rsidR="00000000" w:rsidRPr="00000000">
        <w:rPr>
          <w:rtl w:val="0"/>
        </w:rPr>
      </w:r>
    </w:p>
    <w:p w:rsidR="00000000" w:rsidDel="00000000" w:rsidP="00000000" w:rsidRDefault="00000000" w:rsidRPr="00000000" w14:paraId="000005F4">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ilj6deeoryqc" w:id="65"/>
      <w:bookmarkEnd w:id="65"/>
      <w:r w:rsidDel="00000000" w:rsidR="00000000" w:rsidRPr="00000000">
        <w:rPr>
          <w:color w:val="38761d"/>
          <w:sz w:val="40"/>
          <w:szCs w:val="40"/>
          <w:u w:val="single"/>
          <w:rtl w:val="0"/>
          <w:rPrChange w:author="Nina Pavlova" w:id="2" w:date="2026-04-29T20:50:46Z">
            <w:rPr>
              <w:b w:val="1"/>
              <w:bCs w:val="1"/>
              <w:color w:val="0000ff"/>
            </w:rPr>
          </w:rPrChange>
        </w:rPr>
        <w:t xml:space="preserve">2.3.4 Нотификации към админ</w:t>
      </w:r>
    </w:p>
    <w:p w:rsidR="00000000" w:rsidDel="00000000" w:rsidP="00000000" w:rsidRDefault="00000000" w:rsidRPr="00000000" w14:paraId="000005F5">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3775038" cy="1785389"/>
            <wp:effectExtent b="25400" l="25400" r="25400" t="25400"/>
            <wp:docPr id="140" name="image165.png"/>
            <a:graphic>
              <a:graphicData uri="http://schemas.openxmlformats.org/drawingml/2006/picture">
                <pic:pic>
                  <pic:nvPicPr>
                    <pic:cNvPr id="0" name="image165.png"/>
                    <pic:cNvPicPr preferRelativeResize="0"/>
                  </pic:nvPicPr>
                  <pic:blipFill>
                    <a:blip r:embed="rId160"/>
                    <a:srcRect b="0" l="0" r="0" t="0"/>
                    <a:stretch>
                      <a:fillRect/>
                    </a:stretch>
                  </pic:blipFill>
                  <pic:spPr>
                    <a:xfrm>
                      <a:off x="0" y="0"/>
                      <a:ext cx="3775038" cy="1785389"/>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F6">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За да достъпи получените нотификации iTasker-a трябва да избере “камбанката”, след което се отварят известията, които могат да бъдат прегледани едно по едно. След като се избере дадено известие, то се маркира като прочетено. Известията, които не са прочетени се включват в брояча над “камбанката”.</w:t>
      </w:r>
    </w:p>
    <w:p w:rsidR="00000000" w:rsidDel="00000000" w:rsidP="00000000" w:rsidRDefault="00000000" w:rsidRPr="00000000" w14:paraId="000005F7">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5F8">
      <w:pPr>
        <w:pStyle w:val="Heading3"/>
        <w:spacing w:after="0" w:before="0" w:line="276" w:lineRule="auto"/>
        <w:jc w:val="both"/>
        <w:rPr>
          <w:color w:val="38761d"/>
          <w:sz w:val="40"/>
          <w:szCs w:val="40"/>
          <w:u w:val="single"/>
          <w:rPrChange w:author="Nina Pavlova" w:id="2" w:date="2026-04-29T20:50:46Z">
            <w:rPr>
              <w:b w:val="1"/>
              <w:bCs w:val="1"/>
              <w:color w:val="0000ff"/>
            </w:rPr>
          </w:rPrChange>
        </w:rPr>
      </w:pPr>
      <w:bookmarkStart w:colFirst="0" w:colLast="0" w:name="_82ewumduc2cf" w:id="66"/>
      <w:bookmarkEnd w:id="66"/>
      <w:r w:rsidDel="00000000" w:rsidR="00000000" w:rsidRPr="00000000">
        <w:rPr>
          <w:color w:val="38761d"/>
          <w:sz w:val="40"/>
          <w:szCs w:val="40"/>
          <w:u w:val="single"/>
          <w:rtl w:val="0"/>
          <w:rPrChange w:author="Nina Pavlova" w:id="2" w:date="2026-04-29T20:50:46Z">
            <w:rPr>
              <w:b w:val="1"/>
              <w:bCs w:val="1"/>
              <w:color w:val="0000ff"/>
            </w:rPr>
          </w:rPrChange>
        </w:rPr>
        <w:t xml:space="preserve">2.3.5 Редактиране на Admin-ски профил</w:t>
      </w:r>
    </w:p>
    <w:p w:rsidR="00000000" w:rsidDel="00000000" w:rsidP="00000000" w:rsidRDefault="00000000" w:rsidRPr="00000000" w14:paraId="000005F9">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1862138" cy="1937445"/>
            <wp:effectExtent b="25400" l="25400" r="25400" t="25400"/>
            <wp:docPr id="169" name="image149.png"/>
            <a:graphic>
              <a:graphicData uri="http://schemas.openxmlformats.org/drawingml/2006/picture">
                <pic:pic>
                  <pic:nvPicPr>
                    <pic:cNvPr id="0" name="image149.png"/>
                    <pic:cNvPicPr preferRelativeResize="0"/>
                  </pic:nvPicPr>
                  <pic:blipFill>
                    <a:blip r:embed="rId161"/>
                    <a:srcRect b="0" l="0" r="0" t="0"/>
                    <a:stretch>
                      <a:fillRect/>
                    </a:stretch>
                  </pic:blipFill>
                  <pic:spPr>
                    <a:xfrm>
                      <a:off x="0" y="0"/>
                      <a:ext cx="1862138" cy="1937445"/>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5FA">
      <w:pPr>
        <w:spacing w:line="276" w:lineRule="auto"/>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При избор на бутона с потребителското име, на Admin-а му се визуализира падащо меню със секции:</w:t>
      </w:r>
    </w:p>
    <w:p w:rsidR="00000000" w:rsidDel="00000000" w:rsidP="00000000" w:rsidRDefault="00000000" w:rsidRPr="00000000" w14:paraId="000005FB">
      <w:pPr>
        <w:numPr>
          <w:ilvl w:val="0"/>
          <w:numId w:val="67"/>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Profile</w:t>
      </w:r>
    </w:p>
    <w:p w:rsidR="00000000" w:rsidDel="00000000" w:rsidP="00000000" w:rsidRDefault="00000000" w:rsidRPr="00000000" w14:paraId="000005FC">
      <w:pPr>
        <w:numPr>
          <w:ilvl w:val="0"/>
          <w:numId w:val="67"/>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Preferences</w:t>
      </w:r>
    </w:p>
    <w:p w:rsidR="00000000" w:rsidDel="00000000" w:rsidP="00000000" w:rsidRDefault="00000000" w:rsidRPr="00000000" w14:paraId="000005FD">
      <w:pPr>
        <w:numPr>
          <w:ilvl w:val="0"/>
          <w:numId w:val="67"/>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Messages</w:t>
      </w:r>
    </w:p>
    <w:p w:rsidR="00000000" w:rsidDel="00000000" w:rsidP="00000000" w:rsidRDefault="00000000" w:rsidRPr="00000000" w14:paraId="000005FE">
      <w:pPr>
        <w:numPr>
          <w:ilvl w:val="0"/>
          <w:numId w:val="67"/>
        </w:numPr>
        <w:spacing w:line="276" w:lineRule="auto"/>
        <w:ind w:left="720" w:hanging="360"/>
        <w:jc w:val="both"/>
        <w:rPr>
          <w:sz w:val="26"/>
          <w:szCs w:val="26"/>
        </w:rPr>
      </w:pPr>
      <w:r w:rsidDel="00000000" w:rsidR="00000000" w:rsidRPr="00000000">
        <w:rPr>
          <w:color w:val="38761d"/>
          <w:sz w:val="40"/>
          <w:szCs w:val="40"/>
          <w:u w:val="single"/>
          <w:rtl w:val="0"/>
          <w:rPrChange w:author="Nina Pavlova" w:id="2" w:date="2026-04-29T20:50:46Z">
            <w:rPr>
              <w:sz w:val="26"/>
              <w:szCs w:val="26"/>
            </w:rPr>
          </w:rPrChange>
        </w:rPr>
        <w:t xml:space="preserve"> Log out</w:t>
      </w:r>
    </w:p>
    <w:p w:rsidR="00000000" w:rsidDel="00000000" w:rsidP="00000000" w:rsidRDefault="00000000" w:rsidRPr="00000000" w14:paraId="000005FF">
      <w:pPr>
        <w:pStyle w:val="Heading4"/>
        <w:spacing w:after="0" w:before="0" w:line="276" w:lineRule="auto"/>
        <w:jc w:val="both"/>
        <w:rPr>
          <w:color w:val="38761d"/>
          <w:sz w:val="40"/>
          <w:szCs w:val="40"/>
          <w:u w:val="single"/>
          <w:rPrChange w:author="Nina Pavlova" w:id="2" w:date="2026-04-29T20:50:46Z">
            <w:rPr>
              <w:b w:val="1"/>
              <w:bCs w:val="1"/>
              <w:i w:val="1"/>
              <w:iCs w:val="1"/>
              <w:color w:val="0000ff"/>
              <w:sz w:val="28"/>
              <w:szCs w:val="28"/>
              <w:u w:val="single"/>
            </w:rPr>
          </w:rPrChange>
        </w:rPr>
      </w:pPr>
      <w:bookmarkStart w:colFirst="0" w:colLast="0" w:name="_vevx3vm6ajvf" w:id="67"/>
      <w:bookmarkEnd w:id="67"/>
      <w:r w:rsidDel="00000000" w:rsidR="00000000" w:rsidRPr="00000000">
        <w:rPr>
          <w:rtl w:val="0"/>
        </w:rPr>
      </w:r>
    </w:p>
    <w:p w:rsidR="00000000" w:rsidDel="00000000" w:rsidP="00000000" w:rsidRDefault="00000000" w:rsidRPr="00000000" w14:paraId="00000600">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xoh8azfjgbt7" w:id="68"/>
      <w:bookmarkEnd w:id="68"/>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2.3.5.1 Profile</w:t>
      </w:r>
    </w:p>
    <w:p w:rsidR="00000000" w:rsidDel="00000000" w:rsidP="00000000" w:rsidRDefault="00000000" w:rsidRPr="00000000" w14:paraId="00000601">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При избор на Profile, се отваря страница за редактиране на профила.</w:t>
      </w:r>
    </w:p>
    <w:p w:rsidR="00000000" w:rsidDel="00000000" w:rsidP="00000000" w:rsidRDefault="00000000" w:rsidRPr="00000000" w14:paraId="00000602">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color w:val="38761d"/>
          <w:sz w:val="40"/>
          <w:szCs w:val="40"/>
          <w:u w:val="single"/>
          <w:rPrChange w:author="Nina Pavlova" w:id="2" w:date="2026-04-29T20:50:46Z">
            <w:rPr>
              <w:color w:val="212529"/>
              <w:sz w:val="28"/>
              <w:szCs w:val="28"/>
            </w:rPr>
          </w:rPrChange>
        </w:rPr>
        <w:drawing>
          <wp:inline distB="114300" distT="114300" distL="114300" distR="114300">
            <wp:extent cx="5943600" cy="2781300"/>
            <wp:effectExtent b="25400" l="25400" r="25400" t="25400"/>
            <wp:docPr id="17" name="image32.png"/>
            <a:graphic>
              <a:graphicData uri="http://schemas.openxmlformats.org/drawingml/2006/picture">
                <pic:pic>
                  <pic:nvPicPr>
                    <pic:cNvPr id="0" name="image32.png"/>
                    <pic:cNvPicPr preferRelativeResize="0"/>
                  </pic:nvPicPr>
                  <pic:blipFill>
                    <a:blip r:embed="rId162"/>
                    <a:srcRect b="0" l="0" r="0" t="0"/>
                    <a:stretch>
                      <a:fillRect/>
                    </a:stretch>
                  </pic:blipFill>
                  <pic:spPr>
                    <a:xfrm>
                      <a:off x="0" y="0"/>
                      <a:ext cx="5943600" cy="27813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603">
      <w:pPr>
        <w:spacing w:line="276" w:lineRule="auto"/>
        <w:jc w:val="both"/>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С възможност за редакция на полета:</w:t>
      </w:r>
    </w:p>
    <w:p w:rsidR="00000000" w:rsidDel="00000000" w:rsidP="00000000" w:rsidRDefault="00000000" w:rsidRPr="00000000" w14:paraId="00000604">
      <w:pPr>
        <w:numPr>
          <w:ilvl w:val="0"/>
          <w:numId w:val="51"/>
        </w:numPr>
        <w:spacing w:line="276" w:lineRule="auto"/>
        <w:ind w:left="720" w:hanging="360"/>
        <w:jc w:val="both"/>
        <w:rPr>
          <w:color w:val="212529"/>
          <w:sz w:val="32"/>
          <w:szCs w:val="32"/>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Add photo - </w:t>
      </w:r>
      <w:r w:rsidDel="00000000" w:rsidR="00000000" w:rsidRPr="00000000">
        <w:rPr>
          <w:color w:val="38761d"/>
          <w:sz w:val="40"/>
          <w:szCs w:val="40"/>
          <w:u w:val="single"/>
          <w:rtl w:val="0"/>
          <w:rPrChange w:author="Nina Pavlova" w:id="2" w:date="2026-04-29T20:50:46Z">
            <w:rPr>
              <w:sz w:val="24"/>
              <w:szCs w:val="24"/>
            </w:rPr>
          </w:rPrChange>
        </w:rPr>
        <w:t xml:space="preserve">да се добави снимка, която не трябва да надвишава 30 MB;</w:t>
      </w:r>
      <w:r w:rsidDel="00000000" w:rsidR="00000000" w:rsidRPr="00000000">
        <w:rPr>
          <w:rtl w:val="0"/>
        </w:rPr>
      </w:r>
    </w:p>
    <w:p w:rsidR="00000000" w:rsidDel="00000000" w:rsidP="00000000" w:rsidRDefault="00000000" w:rsidRPr="00000000" w14:paraId="00000605">
      <w:pPr>
        <w:numPr>
          <w:ilvl w:val="0"/>
          <w:numId w:val="8"/>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First Name - да се въведе първо име;</w:t>
      </w:r>
    </w:p>
    <w:p w:rsidR="00000000" w:rsidDel="00000000" w:rsidP="00000000" w:rsidRDefault="00000000" w:rsidRPr="00000000" w14:paraId="00000606">
      <w:pPr>
        <w:numPr>
          <w:ilvl w:val="0"/>
          <w:numId w:val="8"/>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Last Name - да се въведе фамилия;</w:t>
      </w:r>
    </w:p>
    <w:p w:rsidR="00000000" w:rsidDel="00000000" w:rsidP="00000000" w:rsidRDefault="00000000" w:rsidRPr="00000000" w14:paraId="00000607">
      <w:pPr>
        <w:numPr>
          <w:ilvl w:val="0"/>
          <w:numId w:val="8"/>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E-mail - да се посочи e-mail адрес;</w:t>
      </w:r>
    </w:p>
    <w:p w:rsidR="00000000" w:rsidDel="00000000" w:rsidP="00000000" w:rsidRDefault="00000000" w:rsidRPr="00000000" w14:paraId="00000608">
      <w:pPr>
        <w:numPr>
          <w:ilvl w:val="0"/>
          <w:numId w:val="8"/>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Phone Number - да се посочи телефонен номер;</w:t>
      </w:r>
    </w:p>
    <w:p w:rsidR="00000000" w:rsidDel="00000000" w:rsidP="00000000" w:rsidRDefault="00000000" w:rsidRPr="00000000" w14:paraId="00000609">
      <w:pPr>
        <w:numPr>
          <w:ilvl w:val="0"/>
          <w:numId w:val="8"/>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New Password - да се избере нова парола;</w:t>
      </w:r>
    </w:p>
    <w:p w:rsidR="00000000" w:rsidDel="00000000" w:rsidP="00000000" w:rsidRDefault="00000000" w:rsidRPr="00000000" w14:paraId="0000060A">
      <w:pPr>
        <w:numPr>
          <w:ilvl w:val="0"/>
          <w:numId w:val="8"/>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New Password (Confirm) -  да се потвърди  новата парола;</w:t>
      </w:r>
    </w:p>
    <w:p w:rsidR="00000000" w:rsidDel="00000000" w:rsidP="00000000" w:rsidRDefault="00000000" w:rsidRPr="00000000" w14:paraId="0000060B">
      <w:pPr>
        <w:numPr>
          <w:ilvl w:val="0"/>
          <w:numId w:val="8"/>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Current Password - да се въведе текущата парола;</w:t>
      </w:r>
    </w:p>
    <w:p w:rsidR="00000000" w:rsidDel="00000000" w:rsidP="00000000" w:rsidRDefault="00000000" w:rsidRPr="00000000" w14:paraId="0000060C">
      <w:pPr>
        <w:numPr>
          <w:ilvl w:val="0"/>
          <w:numId w:val="8"/>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Addrеss - да се въведе адрес;</w:t>
      </w:r>
    </w:p>
    <w:p w:rsidR="00000000" w:rsidDel="00000000" w:rsidP="00000000" w:rsidRDefault="00000000" w:rsidRPr="00000000" w14:paraId="0000060D">
      <w:pPr>
        <w:numPr>
          <w:ilvl w:val="0"/>
          <w:numId w:val="8"/>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Zip/Postal Code - да се посочи пощенски код.</w:t>
      </w:r>
    </w:p>
    <w:p w:rsidR="00000000" w:rsidDel="00000000" w:rsidP="00000000" w:rsidRDefault="00000000" w:rsidRPr="00000000" w14:paraId="0000060E">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rtl w:val="0"/>
        </w:rPr>
      </w:r>
    </w:p>
    <w:p w:rsidR="00000000" w:rsidDel="00000000" w:rsidP="00000000" w:rsidRDefault="00000000" w:rsidRPr="00000000" w14:paraId="0000060F">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rtl w:val="0"/>
        </w:rPr>
      </w:r>
    </w:p>
    <w:p w:rsidR="00000000" w:rsidDel="00000000" w:rsidP="00000000" w:rsidRDefault="00000000" w:rsidRPr="00000000" w14:paraId="00000610">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След направените промени, админ трябва да избере бутон </w:t>
      </w:r>
    </w:p>
    <w:p w:rsidR="00000000" w:rsidDel="00000000" w:rsidP="00000000" w:rsidRDefault="00000000" w:rsidRPr="00000000" w14:paraId="00000611">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‘’Save’’ changes, в противен случай, промените няма да бъдат запаметени.</w:t>
      </w:r>
    </w:p>
    <w:p w:rsidR="00000000" w:rsidDel="00000000" w:rsidP="00000000" w:rsidRDefault="00000000" w:rsidRPr="00000000" w14:paraId="00000612">
      <w:pPr>
        <w:spacing w:line="276" w:lineRule="auto"/>
        <w:jc w:val="both"/>
        <w:rPr>
          <w:color w:val="38761d"/>
          <w:sz w:val="40"/>
          <w:szCs w:val="40"/>
          <w:u w:val="single"/>
          <w:rPrChange w:author="Nina Pavlova" w:id="2" w:date="2026-04-29T20:50:46Z">
            <w:rPr>
              <w:color w:val="212529"/>
              <w:sz w:val="28"/>
              <w:szCs w:val="28"/>
              <w:highlight w:val="white"/>
            </w:rPr>
          </w:rPrChange>
        </w:rPr>
      </w:pPr>
      <w:r w:rsidDel="00000000" w:rsidR="00000000" w:rsidRPr="00000000">
        <w:rPr>
          <w:rtl w:val="0"/>
        </w:rPr>
      </w:r>
    </w:p>
    <w:p w:rsidR="00000000" w:rsidDel="00000000" w:rsidP="00000000" w:rsidRDefault="00000000" w:rsidRPr="00000000" w14:paraId="00000613">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bgmrq5fhcca4" w:id="69"/>
      <w:bookmarkEnd w:id="69"/>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2.3.5.2 Preferences</w:t>
      </w:r>
    </w:p>
    <w:p w:rsidR="00000000" w:rsidDel="00000000" w:rsidP="00000000" w:rsidRDefault="00000000" w:rsidRPr="00000000" w14:paraId="00000614">
      <w:pPr>
        <w:spacing w:line="276" w:lineRule="auto"/>
        <w:jc w:val="both"/>
        <w:rPr>
          <w:color w:val="38761d"/>
          <w:sz w:val="40"/>
          <w:szCs w:val="40"/>
          <w:u w:val="single"/>
          <w:rPrChange w:author="Nina Pavlova" w:id="2" w:date="2026-04-29T20:50:46Z">
            <w:rPr>
              <w:color w:val="38761d"/>
              <w:sz w:val="32"/>
              <w:szCs w:val="32"/>
              <w:highlight w:val="white"/>
              <w:u w:val="single"/>
            </w:rPr>
          </w:rPrChange>
        </w:rPr>
      </w:pPr>
      <w:r w:rsidDel="00000000" w:rsidR="00000000" w:rsidRPr="00000000">
        <w:rPr>
          <w:rtl w:val="0"/>
        </w:rPr>
      </w:r>
    </w:p>
    <w:p w:rsidR="00000000" w:rsidDel="00000000" w:rsidP="00000000" w:rsidRDefault="00000000" w:rsidRPr="00000000" w14:paraId="00000615">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При избор на Preferences, се отваря страница, на която може да се правят промени, свързани с предпочитанията относно известията, свързани с:</w:t>
      </w:r>
    </w:p>
    <w:p w:rsidR="00000000" w:rsidDel="00000000" w:rsidP="00000000" w:rsidRDefault="00000000" w:rsidRPr="00000000" w14:paraId="00000616">
      <w:pPr>
        <w:numPr>
          <w:ilvl w:val="0"/>
          <w:numId w:val="11"/>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Chat Messages Receiving - получаване на известия, когато има изпратено чат съобщение;</w:t>
      </w:r>
    </w:p>
    <w:p w:rsidR="00000000" w:rsidDel="00000000" w:rsidP="00000000" w:rsidRDefault="00000000" w:rsidRPr="00000000" w14:paraId="00000617">
      <w:pPr>
        <w:numPr>
          <w:ilvl w:val="0"/>
          <w:numId w:val="11"/>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Worker Changes - получаване на известия, когато има промени, свързани с работниците;</w:t>
      </w:r>
    </w:p>
    <w:p w:rsidR="00000000" w:rsidDel="00000000" w:rsidP="00000000" w:rsidRDefault="00000000" w:rsidRPr="00000000" w14:paraId="00000618">
      <w:pPr>
        <w:numPr>
          <w:ilvl w:val="0"/>
          <w:numId w:val="11"/>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Team Changes - получаване на известия, когато има промени, свързани с тиймовете;</w:t>
      </w:r>
    </w:p>
    <w:p w:rsidR="00000000" w:rsidDel="00000000" w:rsidP="00000000" w:rsidRDefault="00000000" w:rsidRPr="00000000" w14:paraId="00000619">
      <w:pPr>
        <w:numPr>
          <w:ilvl w:val="0"/>
          <w:numId w:val="11"/>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Reports by iTaskers &amp; Clients - получаване на известия, когато има репорти от iTasker-и или Клиенти.</w:t>
      </w:r>
    </w:p>
    <w:p w:rsidR="00000000" w:rsidDel="00000000" w:rsidP="00000000" w:rsidRDefault="00000000" w:rsidRPr="00000000" w14:paraId="0000061A">
      <w:pPr>
        <w:spacing w:line="276" w:lineRule="auto"/>
        <w:jc w:val="both"/>
        <w:rPr>
          <w:color w:val="38761d"/>
          <w:sz w:val="40"/>
          <w:szCs w:val="40"/>
          <w:u w:val="single"/>
          <w:rPrChange w:author="Nina Pavlova" w:id="2" w:date="2026-04-29T20:50:46Z">
            <w:rPr>
              <w:color w:val="212529"/>
              <w:sz w:val="28"/>
              <w:szCs w:val="28"/>
              <w:highlight w:val="white"/>
            </w:rPr>
          </w:rPrChange>
        </w:rPr>
      </w:pPr>
      <w:r w:rsidDel="00000000" w:rsidR="00000000" w:rsidRPr="00000000">
        <w:rPr>
          <w:color w:val="38761d"/>
          <w:sz w:val="40"/>
          <w:szCs w:val="40"/>
          <w:u w:val="single"/>
          <w:rPrChange w:author="Nina Pavlova" w:id="2" w:date="2026-04-29T20:50:46Z">
            <w:rPr>
              <w:color w:val="212529"/>
              <w:sz w:val="28"/>
              <w:szCs w:val="28"/>
              <w:highlight w:val="white"/>
            </w:rPr>
          </w:rPrChange>
        </w:rPr>
        <w:drawing>
          <wp:inline distB="114300" distT="114300" distL="114300" distR="114300">
            <wp:extent cx="5943600" cy="2374900"/>
            <wp:effectExtent b="25400" l="25400" r="25400" t="25400"/>
            <wp:docPr id="101" name="image88.png"/>
            <a:graphic>
              <a:graphicData uri="http://schemas.openxmlformats.org/drawingml/2006/picture">
                <pic:pic>
                  <pic:nvPicPr>
                    <pic:cNvPr id="0" name="image88.png"/>
                    <pic:cNvPicPr preferRelativeResize="0"/>
                  </pic:nvPicPr>
                  <pic:blipFill>
                    <a:blip r:embed="rId163"/>
                    <a:srcRect b="0" l="0" r="0" t="0"/>
                    <a:stretch>
                      <a:fillRect/>
                    </a:stretch>
                  </pic:blipFill>
                  <pic:spPr>
                    <a:xfrm>
                      <a:off x="0" y="0"/>
                      <a:ext cx="5943600" cy="23749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61B">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Чрез избиране на бутоните вдясно(да се разреши или забрани избраното известие).</w:t>
      </w:r>
    </w:p>
    <w:p w:rsidR="00000000" w:rsidDel="00000000" w:rsidP="00000000" w:rsidRDefault="00000000" w:rsidRPr="00000000" w14:paraId="0000061C">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rtl w:val="0"/>
        </w:rPr>
      </w:r>
    </w:p>
    <w:p w:rsidR="00000000" w:rsidDel="00000000" w:rsidP="00000000" w:rsidRDefault="00000000" w:rsidRPr="00000000" w14:paraId="0000061D">
      <w:pPr>
        <w:spacing w:line="276" w:lineRule="auto"/>
        <w:jc w:val="both"/>
        <w:rPr>
          <w:color w:val="38761d"/>
          <w:sz w:val="40"/>
          <w:szCs w:val="40"/>
          <w:u w:val="single"/>
          <w:rPrChange w:author="Nina Pavlova" w:id="2" w:date="2026-04-29T20:50:46Z">
            <w:rPr>
              <w:b w:val="1"/>
              <w:bCs w:val="1"/>
              <w:color w:val="212529"/>
              <w:sz w:val="26"/>
              <w:szCs w:val="26"/>
              <w:highlight w:val="white"/>
            </w:rPr>
          </w:rPrChange>
        </w:rPr>
      </w:pPr>
      <w:r w:rsidDel="00000000" w:rsidR="00000000" w:rsidRPr="00000000">
        <w:rPr>
          <w:color w:val="38761d"/>
          <w:sz w:val="40"/>
          <w:szCs w:val="40"/>
          <w:u w:val="single"/>
          <w:rtl w:val="0"/>
          <w:rPrChange w:author="Nina Pavlova" w:id="2" w:date="2026-04-29T20:50:46Z">
            <w:rPr>
              <w:b w:val="1"/>
              <w:bCs w:val="1"/>
              <w:color w:val="212529"/>
              <w:sz w:val="28"/>
              <w:szCs w:val="28"/>
              <w:highlight w:val="white"/>
              <w:u w:val="single"/>
            </w:rPr>
          </w:rPrChange>
        </w:rPr>
        <w:t xml:space="preserve">Chat Messages Receiving</w:t>
      </w:r>
      <w:r w:rsidDel="00000000" w:rsidR="00000000" w:rsidRPr="00000000">
        <w:rPr>
          <w:rtl w:val="0"/>
        </w:rPr>
      </w:r>
    </w:p>
    <w:p w:rsidR="00000000" w:rsidDel="00000000" w:rsidP="00000000" w:rsidRDefault="00000000" w:rsidRPr="00000000" w14:paraId="0000061E">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rtl w:val="0"/>
        </w:rPr>
      </w:r>
    </w:p>
    <w:p w:rsidR="00000000" w:rsidDel="00000000" w:rsidP="00000000" w:rsidRDefault="00000000" w:rsidRPr="00000000" w14:paraId="0000061F">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E-mail - първия notification е свързан с това, винаги да се получава известие, когато ново чат съобщение е изпратено към админ, чрез и-мейл;</w:t>
      </w:r>
    </w:p>
    <w:p w:rsidR="00000000" w:rsidDel="00000000" w:rsidP="00000000" w:rsidRDefault="00000000" w:rsidRPr="00000000" w14:paraId="00000620">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Push - втория notification е свързан, с това винаги да се получава известие, когато ново чат съобщение е изпратено към админ, на телефона;</w:t>
      </w:r>
    </w:p>
    <w:p w:rsidR="00000000" w:rsidDel="00000000" w:rsidP="00000000" w:rsidRDefault="00000000" w:rsidRPr="00000000" w14:paraId="00000621">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Push - Alert Sound - третия notification е свързан със звуковото известяване(то може да бъде поставено под режим mute, но това зависи от самото мобилно устройство и най вече от локалните настройки)</w:t>
      </w:r>
    </w:p>
    <w:p w:rsidR="00000000" w:rsidDel="00000000" w:rsidP="00000000" w:rsidRDefault="00000000" w:rsidRPr="00000000" w14:paraId="00000622">
      <w:pPr>
        <w:spacing w:line="276" w:lineRule="auto"/>
        <w:jc w:val="both"/>
        <w:rPr>
          <w:color w:val="38761d"/>
          <w:sz w:val="40"/>
          <w:szCs w:val="40"/>
          <w:u w:val="single"/>
          <w:rPrChange w:author="Nina Pavlova" w:id="2" w:date="2026-04-29T20:50:46Z">
            <w:rPr>
              <w:color w:val="212529"/>
              <w:sz w:val="28"/>
              <w:szCs w:val="28"/>
              <w:highlight w:val="white"/>
            </w:rPr>
          </w:rPrChange>
        </w:rPr>
      </w:pPr>
      <w:r w:rsidDel="00000000" w:rsidR="00000000" w:rsidRPr="00000000">
        <w:rPr>
          <w:rtl w:val="0"/>
        </w:rPr>
      </w:r>
    </w:p>
    <w:p w:rsidR="00000000" w:rsidDel="00000000" w:rsidP="00000000" w:rsidRDefault="00000000" w:rsidRPr="00000000" w14:paraId="00000623">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След направените промени, админ трябва да избере бутон </w:t>
      </w:r>
    </w:p>
    <w:p w:rsidR="00000000" w:rsidDel="00000000" w:rsidP="00000000" w:rsidRDefault="00000000" w:rsidRPr="00000000" w14:paraId="00000624">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Save, в противен случай, промените няма да бъдат запаметени.</w:t>
      </w:r>
    </w:p>
    <w:p w:rsidR="00000000" w:rsidDel="00000000" w:rsidP="00000000" w:rsidRDefault="00000000" w:rsidRPr="00000000" w14:paraId="00000625">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26">
      <w:pPr>
        <w:spacing w:line="276" w:lineRule="auto"/>
        <w:jc w:val="both"/>
        <w:rPr>
          <w:color w:val="38761d"/>
          <w:sz w:val="40"/>
          <w:szCs w:val="40"/>
          <w:u w:val="single"/>
          <w:rPrChange w:author="Nina Pavlova" w:id="2" w:date="2026-04-29T20:50:46Z">
            <w:rPr>
              <w:b w:val="1"/>
              <w:bCs w:val="1"/>
              <w:color w:val="212529"/>
              <w:sz w:val="28"/>
              <w:szCs w:val="28"/>
              <w:highlight w:val="white"/>
              <w:u w:val="single"/>
            </w:rPr>
          </w:rPrChange>
        </w:rPr>
      </w:pPr>
      <w:r w:rsidDel="00000000" w:rsidR="00000000" w:rsidRPr="00000000">
        <w:rPr>
          <w:color w:val="38761d"/>
          <w:sz w:val="40"/>
          <w:szCs w:val="40"/>
          <w:u w:val="single"/>
          <w:rtl w:val="0"/>
          <w:rPrChange w:author="Nina Pavlova" w:id="2" w:date="2026-04-29T20:50:46Z">
            <w:rPr>
              <w:b w:val="1"/>
              <w:bCs w:val="1"/>
              <w:color w:val="212529"/>
              <w:sz w:val="28"/>
              <w:szCs w:val="28"/>
              <w:highlight w:val="white"/>
              <w:u w:val="single"/>
            </w:rPr>
          </w:rPrChange>
        </w:rPr>
        <w:t xml:space="preserve">Worker Changes</w:t>
      </w:r>
    </w:p>
    <w:p w:rsidR="00000000" w:rsidDel="00000000" w:rsidP="00000000" w:rsidRDefault="00000000" w:rsidRPr="00000000" w14:paraId="00000627">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28">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color w:val="38761d"/>
          <w:sz w:val="40"/>
          <w:szCs w:val="40"/>
          <w:u w:val="single"/>
          <w:rPrChange w:author="Nina Pavlova" w:id="2" w:date="2026-04-29T20:50:46Z">
            <w:rPr>
              <w:color w:val="212529"/>
              <w:sz w:val="28"/>
              <w:szCs w:val="28"/>
              <w:highlight w:val="white"/>
              <w:u w:val="single"/>
            </w:rPr>
          </w:rPrChange>
        </w:rPr>
        <w:drawing>
          <wp:inline distB="114300" distT="114300" distL="114300" distR="114300">
            <wp:extent cx="5943600" cy="1943100"/>
            <wp:effectExtent b="25400" l="25400" r="25400" t="25400"/>
            <wp:docPr id="3" name="image2.png"/>
            <a:graphic>
              <a:graphicData uri="http://schemas.openxmlformats.org/drawingml/2006/picture">
                <pic:pic>
                  <pic:nvPicPr>
                    <pic:cNvPr id="0" name="image2.png"/>
                    <pic:cNvPicPr preferRelativeResize="0"/>
                  </pic:nvPicPr>
                  <pic:blipFill>
                    <a:blip r:embed="rId164"/>
                    <a:srcRect b="0" l="0" r="0" t="0"/>
                    <a:stretch>
                      <a:fillRect/>
                    </a:stretch>
                  </pic:blipFill>
                  <pic:spPr>
                    <a:xfrm>
                      <a:off x="0" y="0"/>
                      <a:ext cx="5943600" cy="19431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629">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2A">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E-mail - първия notification е свързан с това, винаги да се получава известие, когато iTasker е добавил или променил нещо касаещо работник, чрез и-мейл;</w:t>
      </w:r>
    </w:p>
    <w:p w:rsidR="00000000" w:rsidDel="00000000" w:rsidP="00000000" w:rsidRDefault="00000000" w:rsidRPr="00000000" w14:paraId="0000062B">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Push - втория notification е свързан, с това винаги да се получава известие, когато iTasker е добавил или променил нещо касаещо работник, на телефона;</w:t>
      </w:r>
    </w:p>
    <w:p w:rsidR="00000000" w:rsidDel="00000000" w:rsidP="00000000" w:rsidRDefault="00000000" w:rsidRPr="00000000" w14:paraId="0000062C">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Push - Alert Sound - третия notification е свързан със звуковото известяване(то може да бъде поставено под режим mute, но това зависи от самото мобилно устройство и най вече от локалните настройки)</w:t>
      </w:r>
    </w:p>
    <w:p w:rsidR="00000000" w:rsidDel="00000000" w:rsidP="00000000" w:rsidRDefault="00000000" w:rsidRPr="00000000" w14:paraId="0000062D">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rtl w:val="0"/>
        </w:rPr>
      </w:r>
    </w:p>
    <w:p w:rsidR="00000000" w:rsidDel="00000000" w:rsidP="00000000" w:rsidRDefault="00000000" w:rsidRPr="00000000" w14:paraId="0000062E">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След направените промени, админ трябва да избере бутон </w:t>
      </w:r>
    </w:p>
    <w:p w:rsidR="00000000" w:rsidDel="00000000" w:rsidP="00000000" w:rsidRDefault="00000000" w:rsidRPr="00000000" w14:paraId="0000062F">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Save, в противен случай, промените няма да бъдат запаметени.</w:t>
      </w:r>
    </w:p>
    <w:p w:rsidR="00000000" w:rsidDel="00000000" w:rsidP="00000000" w:rsidRDefault="00000000" w:rsidRPr="00000000" w14:paraId="00000630">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31">
      <w:pPr>
        <w:spacing w:line="276" w:lineRule="auto"/>
        <w:jc w:val="both"/>
        <w:rPr>
          <w:color w:val="38761d"/>
          <w:sz w:val="40"/>
          <w:szCs w:val="40"/>
          <w:u w:val="single"/>
          <w:rPrChange w:author="Nina Pavlova" w:id="2" w:date="2026-04-29T20:50:46Z">
            <w:rPr>
              <w:b w:val="1"/>
              <w:bCs w:val="1"/>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32">
      <w:pPr>
        <w:spacing w:line="276" w:lineRule="auto"/>
        <w:jc w:val="both"/>
        <w:rPr>
          <w:color w:val="38761d"/>
          <w:sz w:val="40"/>
          <w:szCs w:val="40"/>
          <w:u w:val="single"/>
          <w:rPrChange w:author="Nina Pavlova" w:id="2" w:date="2026-04-29T20:50:46Z">
            <w:rPr>
              <w:b w:val="1"/>
              <w:bCs w:val="1"/>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33">
      <w:pPr>
        <w:spacing w:line="276" w:lineRule="auto"/>
        <w:jc w:val="both"/>
        <w:rPr>
          <w:color w:val="38761d"/>
          <w:sz w:val="40"/>
          <w:szCs w:val="40"/>
          <w:u w:val="single"/>
          <w:rPrChange w:author="Nina Pavlova" w:id="2" w:date="2026-04-29T20:50:46Z">
            <w:rPr>
              <w:b w:val="1"/>
              <w:bCs w:val="1"/>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34">
      <w:pPr>
        <w:spacing w:line="276" w:lineRule="auto"/>
        <w:jc w:val="both"/>
        <w:rPr>
          <w:color w:val="38761d"/>
          <w:sz w:val="40"/>
          <w:szCs w:val="40"/>
          <w:u w:val="single"/>
          <w:rPrChange w:author="Nina Pavlova" w:id="2" w:date="2026-04-29T20:50:46Z">
            <w:rPr>
              <w:b w:val="1"/>
              <w:bCs w:val="1"/>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35">
      <w:pPr>
        <w:spacing w:line="276" w:lineRule="auto"/>
        <w:jc w:val="both"/>
        <w:rPr>
          <w:color w:val="38761d"/>
          <w:sz w:val="40"/>
          <w:szCs w:val="40"/>
          <w:u w:val="single"/>
          <w:rPrChange w:author="Nina Pavlova" w:id="2" w:date="2026-04-29T20:50:46Z">
            <w:rPr>
              <w:b w:val="1"/>
              <w:bCs w:val="1"/>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36">
      <w:pPr>
        <w:spacing w:line="276" w:lineRule="auto"/>
        <w:jc w:val="both"/>
        <w:rPr>
          <w:color w:val="38761d"/>
          <w:sz w:val="40"/>
          <w:szCs w:val="40"/>
          <w:u w:val="single"/>
          <w:rPrChange w:author="Nina Pavlova" w:id="2" w:date="2026-04-29T20:50:46Z">
            <w:rPr>
              <w:b w:val="1"/>
              <w:bCs w:val="1"/>
              <w:color w:val="212529"/>
              <w:sz w:val="28"/>
              <w:szCs w:val="28"/>
              <w:highlight w:val="white"/>
              <w:u w:val="single"/>
            </w:rPr>
          </w:rPrChange>
        </w:rPr>
      </w:pPr>
      <w:r w:rsidDel="00000000" w:rsidR="00000000" w:rsidRPr="00000000">
        <w:rPr>
          <w:color w:val="38761d"/>
          <w:sz w:val="40"/>
          <w:szCs w:val="40"/>
          <w:u w:val="single"/>
          <w:rtl w:val="0"/>
          <w:rPrChange w:author="Nina Pavlova" w:id="2" w:date="2026-04-29T20:50:46Z">
            <w:rPr>
              <w:b w:val="1"/>
              <w:bCs w:val="1"/>
              <w:color w:val="212529"/>
              <w:sz w:val="28"/>
              <w:szCs w:val="28"/>
              <w:highlight w:val="white"/>
              <w:u w:val="single"/>
            </w:rPr>
          </w:rPrChange>
        </w:rPr>
        <w:t xml:space="preserve">Team Changes</w:t>
      </w:r>
    </w:p>
    <w:p w:rsidR="00000000" w:rsidDel="00000000" w:rsidP="00000000" w:rsidRDefault="00000000" w:rsidRPr="00000000" w14:paraId="00000637">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38">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color w:val="38761d"/>
          <w:sz w:val="40"/>
          <w:szCs w:val="40"/>
          <w:u w:val="single"/>
          <w:rPrChange w:author="Nina Pavlova" w:id="2" w:date="2026-04-29T20:50:46Z">
            <w:rPr>
              <w:color w:val="212529"/>
              <w:sz w:val="28"/>
              <w:szCs w:val="28"/>
              <w:highlight w:val="white"/>
              <w:u w:val="single"/>
            </w:rPr>
          </w:rPrChange>
        </w:rPr>
        <w:drawing>
          <wp:inline distB="114300" distT="114300" distL="114300" distR="114300">
            <wp:extent cx="5943600" cy="1930400"/>
            <wp:effectExtent b="25400" l="25400" r="25400" t="25400"/>
            <wp:docPr id="151" name="image139.png"/>
            <a:graphic>
              <a:graphicData uri="http://schemas.openxmlformats.org/drawingml/2006/picture">
                <pic:pic>
                  <pic:nvPicPr>
                    <pic:cNvPr id="0" name="image139.png"/>
                    <pic:cNvPicPr preferRelativeResize="0"/>
                  </pic:nvPicPr>
                  <pic:blipFill>
                    <a:blip r:embed="rId165"/>
                    <a:srcRect b="0" l="0" r="0" t="0"/>
                    <a:stretch>
                      <a:fillRect/>
                    </a:stretch>
                  </pic:blipFill>
                  <pic:spPr>
                    <a:xfrm>
                      <a:off x="0" y="0"/>
                      <a:ext cx="5943600" cy="19304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639">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3A">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E-mail - първия notification е свързан с това, винаги да се получава известие, когато iTasker е добавил или променил Тийм(team), чрез и-мейл;</w:t>
      </w:r>
    </w:p>
    <w:p w:rsidR="00000000" w:rsidDel="00000000" w:rsidP="00000000" w:rsidRDefault="00000000" w:rsidRPr="00000000" w14:paraId="0000063B">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Push - втория notification е свързан, с това винаги да се получава известие, когато iTasker е добавил или променил Тийм(team), на телефона;</w:t>
      </w:r>
    </w:p>
    <w:p w:rsidR="00000000" w:rsidDel="00000000" w:rsidP="00000000" w:rsidRDefault="00000000" w:rsidRPr="00000000" w14:paraId="0000063C">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Push - Alert Sound - третия notification е свързан със звуковото известяване(то може да бъде поставено под режим mute, но това зависи от самото мобилно устройство и най вече от локалните настройки)</w:t>
      </w:r>
    </w:p>
    <w:p w:rsidR="00000000" w:rsidDel="00000000" w:rsidP="00000000" w:rsidRDefault="00000000" w:rsidRPr="00000000" w14:paraId="0000063D">
      <w:pPr>
        <w:spacing w:line="276" w:lineRule="auto"/>
        <w:jc w:val="both"/>
        <w:rPr>
          <w:color w:val="38761d"/>
          <w:sz w:val="40"/>
          <w:szCs w:val="40"/>
          <w:u w:val="single"/>
          <w:rPrChange w:author="Nina Pavlova" w:id="2" w:date="2026-04-29T20:50:46Z">
            <w:rPr>
              <w:color w:val="212529"/>
              <w:sz w:val="26"/>
              <w:szCs w:val="26"/>
              <w:highlight w:val="white"/>
              <w:u w:val="single"/>
            </w:rPr>
          </w:rPrChange>
        </w:rPr>
      </w:pPr>
      <w:r w:rsidDel="00000000" w:rsidR="00000000" w:rsidRPr="00000000">
        <w:rPr>
          <w:rtl w:val="0"/>
        </w:rPr>
      </w:r>
    </w:p>
    <w:p w:rsidR="00000000" w:rsidDel="00000000" w:rsidP="00000000" w:rsidRDefault="00000000" w:rsidRPr="00000000" w14:paraId="0000063E">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След направените промени, админ трябва да избере бутон </w:t>
      </w:r>
    </w:p>
    <w:p w:rsidR="00000000" w:rsidDel="00000000" w:rsidP="00000000" w:rsidRDefault="00000000" w:rsidRPr="00000000" w14:paraId="0000063F">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Save, в противен случай, промените няма да бъдат запаметени.</w:t>
      </w:r>
    </w:p>
    <w:p w:rsidR="00000000" w:rsidDel="00000000" w:rsidP="00000000" w:rsidRDefault="00000000" w:rsidRPr="00000000" w14:paraId="00000640">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41">
      <w:pPr>
        <w:spacing w:line="276" w:lineRule="auto"/>
        <w:jc w:val="both"/>
        <w:rPr>
          <w:color w:val="38761d"/>
          <w:sz w:val="40"/>
          <w:szCs w:val="40"/>
          <w:u w:val="single"/>
          <w:rPrChange w:author="Nina Pavlova" w:id="2" w:date="2026-04-29T20:50:46Z">
            <w:rPr>
              <w:b w:val="1"/>
              <w:bCs w:val="1"/>
              <w:color w:val="212529"/>
              <w:sz w:val="28"/>
              <w:szCs w:val="28"/>
              <w:highlight w:val="white"/>
              <w:u w:val="single"/>
            </w:rPr>
          </w:rPrChange>
        </w:rPr>
      </w:pPr>
      <w:r w:rsidDel="00000000" w:rsidR="00000000" w:rsidRPr="00000000">
        <w:rPr>
          <w:color w:val="38761d"/>
          <w:sz w:val="40"/>
          <w:szCs w:val="40"/>
          <w:u w:val="single"/>
          <w:rtl w:val="0"/>
          <w:rPrChange w:author="Nina Pavlova" w:id="2" w:date="2026-04-29T20:50:46Z">
            <w:rPr>
              <w:b w:val="1"/>
              <w:bCs w:val="1"/>
              <w:color w:val="212529"/>
              <w:sz w:val="28"/>
              <w:szCs w:val="28"/>
              <w:highlight w:val="white"/>
              <w:u w:val="single"/>
            </w:rPr>
          </w:rPrChange>
        </w:rPr>
        <w:t xml:space="preserve">Reports by iTaskers &amp; Clients</w:t>
      </w:r>
    </w:p>
    <w:p w:rsidR="00000000" w:rsidDel="00000000" w:rsidP="00000000" w:rsidRDefault="00000000" w:rsidRPr="00000000" w14:paraId="00000642">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43">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color w:val="38761d"/>
          <w:sz w:val="40"/>
          <w:szCs w:val="40"/>
          <w:u w:val="single"/>
          <w:rPrChange w:author="Nina Pavlova" w:id="2" w:date="2026-04-29T20:50:46Z">
            <w:rPr>
              <w:color w:val="212529"/>
              <w:sz w:val="28"/>
              <w:szCs w:val="28"/>
              <w:highlight w:val="white"/>
              <w:u w:val="single"/>
            </w:rPr>
          </w:rPrChange>
        </w:rPr>
        <w:drawing>
          <wp:inline distB="114300" distT="114300" distL="114300" distR="114300">
            <wp:extent cx="5943600" cy="1955800"/>
            <wp:effectExtent b="25400" l="25400" r="25400" t="25400"/>
            <wp:docPr id="4" name="image41.png"/>
            <a:graphic>
              <a:graphicData uri="http://schemas.openxmlformats.org/drawingml/2006/picture">
                <pic:pic>
                  <pic:nvPicPr>
                    <pic:cNvPr id="0" name="image41.png"/>
                    <pic:cNvPicPr preferRelativeResize="0"/>
                  </pic:nvPicPr>
                  <pic:blipFill>
                    <a:blip r:embed="rId166"/>
                    <a:srcRect b="0" l="0" r="0" t="0"/>
                    <a:stretch>
                      <a:fillRect/>
                    </a:stretch>
                  </pic:blipFill>
                  <pic:spPr>
                    <a:xfrm>
                      <a:off x="0" y="0"/>
                      <a:ext cx="5943600" cy="1955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644">
      <w:pPr>
        <w:spacing w:line="276" w:lineRule="auto"/>
        <w:jc w:val="both"/>
        <w:rPr>
          <w:color w:val="38761d"/>
          <w:sz w:val="40"/>
          <w:szCs w:val="40"/>
          <w:u w:val="single"/>
          <w:rPrChange w:author="Nina Pavlova" w:id="2" w:date="2026-04-29T20:50:46Z">
            <w:rPr>
              <w:color w:val="212529"/>
              <w:sz w:val="28"/>
              <w:szCs w:val="28"/>
              <w:highlight w:val="white"/>
              <w:u w:val="single"/>
            </w:rPr>
          </w:rPrChange>
        </w:rPr>
      </w:pPr>
      <w:r w:rsidDel="00000000" w:rsidR="00000000" w:rsidRPr="00000000">
        <w:rPr>
          <w:rtl w:val="0"/>
        </w:rPr>
      </w:r>
    </w:p>
    <w:p w:rsidR="00000000" w:rsidDel="00000000" w:rsidP="00000000" w:rsidRDefault="00000000" w:rsidRPr="00000000" w14:paraId="00000645">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E-mail - първия notification е свързан с това, винаги да се получава известие, когато iTasker или Client е направил репорт, свързан с конкретен таск, чрез и-мейл;</w:t>
      </w:r>
    </w:p>
    <w:p w:rsidR="00000000" w:rsidDel="00000000" w:rsidP="00000000" w:rsidRDefault="00000000" w:rsidRPr="00000000" w14:paraId="00000646">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Push - втория notification е свързан, с това винаги да се получава известие, когато iTasker или Client е направил репорт, свързан с конкретен таск, на телефона;</w:t>
      </w:r>
    </w:p>
    <w:p w:rsidR="00000000" w:rsidDel="00000000" w:rsidP="00000000" w:rsidRDefault="00000000" w:rsidRPr="00000000" w14:paraId="00000647">
      <w:pPr>
        <w:numPr>
          <w:ilvl w:val="0"/>
          <w:numId w:val="54"/>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Push - Alert Sound - третия notification е свързан със звуковото известяване(то може да бъде поставено под режим mute, но това зависи от самото мобилно устройство и най вече от локалните настройки)</w:t>
      </w:r>
    </w:p>
    <w:p w:rsidR="00000000" w:rsidDel="00000000" w:rsidP="00000000" w:rsidRDefault="00000000" w:rsidRPr="00000000" w14:paraId="00000648">
      <w:pPr>
        <w:spacing w:line="276" w:lineRule="auto"/>
        <w:jc w:val="both"/>
        <w:rPr>
          <w:color w:val="38761d"/>
          <w:sz w:val="40"/>
          <w:szCs w:val="40"/>
          <w:u w:val="single"/>
          <w:rPrChange w:author="Nina Pavlova" w:id="2" w:date="2026-04-29T20:50:46Z">
            <w:rPr>
              <w:color w:val="212529"/>
              <w:sz w:val="26"/>
              <w:szCs w:val="26"/>
              <w:highlight w:val="white"/>
              <w:u w:val="single"/>
            </w:rPr>
          </w:rPrChange>
        </w:rPr>
      </w:pPr>
      <w:r w:rsidDel="00000000" w:rsidR="00000000" w:rsidRPr="00000000">
        <w:rPr>
          <w:rtl w:val="0"/>
        </w:rPr>
      </w:r>
    </w:p>
    <w:p w:rsidR="00000000" w:rsidDel="00000000" w:rsidP="00000000" w:rsidRDefault="00000000" w:rsidRPr="00000000" w14:paraId="00000649">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След направените промени, админ трябва да избере бутон </w:t>
      </w:r>
    </w:p>
    <w:p w:rsidR="00000000" w:rsidDel="00000000" w:rsidP="00000000" w:rsidRDefault="00000000" w:rsidRPr="00000000" w14:paraId="0000064A">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Save, в противен случай, промените няма да бъдат запаметени.</w:t>
      </w:r>
    </w:p>
    <w:p w:rsidR="00000000" w:rsidDel="00000000" w:rsidP="00000000" w:rsidRDefault="00000000" w:rsidRPr="00000000" w14:paraId="0000064B">
      <w:pPr>
        <w:spacing w:line="276" w:lineRule="auto"/>
        <w:jc w:val="both"/>
        <w:rPr>
          <w:color w:val="38761d"/>
          <w:sz w:val="40"/>
          <w:szCs w:val="40"/>
          <w:u w:val="single"/>
          <w:rPrChange w:author="Nina Pavlova" w:id="2" w:date="2026-04-29T20:50:46Z">
            <w:rPr>
              <w:color w:val="212529"/>
              <w:sz w:val="26"/>
              <w:szCs w:val="26"/>
              <w:highlight w:val="white"/>
              <w:u w:val="single"/>
            </w:rPr>
          </w:rPrChange>
        </w:rPr>
      </w:pPr>
      <w:r w:rsidDel="00000000" w:rsidR="00000000" w:rsidRPr="00000000">
        <w:rPr>
          <w:rtl w:val="0"/>
        </w:rPr>
      </w:r>
    </w:p>
    <w:p w:rsidR="00000000" w:rsidDel="00000000" w:rsidP="00000000" w:rsidRDefault="00000000" w:rsidRPr="00000000" w14:paraId="0000064C">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pt9gd8mti3kl" w:id="70"/>
      <w:bookmarkEnd w:id="70"/>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2.3.5.3 Messages</w:t>
      </w:r>
    </w:p>
    <w:p w:rsidR="00000000" w:rsidDel="00000000" w:rsidP="00000000" w:rsidRDefault="00000000" w:rsidRPr="00000000" w14:paraId="0000064D">
      <w:pPr>
        <w:spacing w:line="276" w:lineRule="auto"/>
        <w:jc w:val="both"/>
        <w:rPr>
          <w:color w:val="38761d"/>
          <w:sz w:val="40"/>
          <w:szCs w:val="40"/>
          <w:u w:val="single"/>
          <w:rPrChange w:author="Nina Pavlova" w:id="2" w:date="2026-04-29T20:50:46Z">
            <w:rPr>
              <w:sz w:val="28"/>
              <w:szCs w:val="28"/>
              <w:highlight w:val="white"/>
            </w:rPr>
          </w:rPrChange>
        </w:rPr>
      </w:pPr>
      <w:r w:rsidDel="00000000" w:rsidR="00000000" w:rsidRPr="00000000">
        <w:rPr>
          <w:rtl w:val="0"/>
        </w:rPr>
      </w:r>
    </w:p>
    <w:p w:rsidR="00000000" w:rsidDel="00000000" w:rsidP="00000000" w:rsidRDefault="00000000" w:rsidRPr="00000000" w14:paraId="0000064E">
      <w:pPr>
        <w:spacing w:line="276" w:lineRule="auto"/>
        <w:jc w:val="both"/>
        <w:rPr>
          <w:color w:val="38761d"/>
          <w:sz w:val="40"/>
          <w:szCs w:val="40"/>
          <w:u w:val="single"/>
          <w:rPrChange w:author="Nina Pavlova" w:id="2" w:date="2026-04-29T20:50:46Z">
            <w:rPr>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При избор на Messages, се визуализира чат прозорец, който може да бъде личен или от няколко участника:</w:t>
      </w:r>
      <w:r w:rsidDel="00000000" w:rsidR="00000000" w:rsidRPr="00000000">
        <w:rPr>
          <w:rtl w:val="0"/>
        </w:rPr>
      </w:r>
    </w:p>
    <w:p w:rsidR="00000000" w:rsidDel="00000000" w:rsidP="00000000" w:rsidRDefault="00000000" w:rsidRPr="00000000" w14:paraId="0000064F">
      <w:pPr>
        <w:spacing w:line="276" w:lineRule="auto"/>
        <w:jc w:val="both"/>
        <w:rPr>
          <w:color w:val="38761d"/>
          <w:sz w:val="40"/>
          <w:szCs w:val="40"/>
          <w:u w:val="single"/>
          <w:rPrChange w:author="Nina Pavlova" w:id="2" w:date="2026-04-29T20:50:46Z">
            <w:rPr>
              <w:sz w:val="28"/>
              <w:szCs w:val="28"/>
              <w:highlight w:val="white"/>
            </w:rPr>
          </w:rPrChange>
        </w:rPr>
      </w:pPr>
      <w:r w:rsidDel="00000000" w:rsidR="00000000" w:rsidRPr="00000000">
        <w:rPr>
          <w:color w:val="38761d"/>
          <w:sz w:val="40"/>
          <w:szCs w:val="40"/>
          <w:u w:val="single"/>
          <w:rPrChange w:author="Nina Pavlova" w:id="2" w:date="2026-04-29T20:50:46Z">
            <w:rPr>
              <w:sz w:val="28"/>
              <w:szCs w:val="28"/>
              <w:highlight w:val="white"/>
            </w:rPr>
          </w:rPrChange>
        </w:rPr>
        <w:drawing>
          <wp:inline distB="114300" distT="114300" distL="114300" distR="114300">
            <wp:extent cx="5943600" cy="1384300"/>
            <wp:effectExtent b="25400" l="25400" r="25400" t="25400"/>
            <wp:docPr id="33" name="image22.png"/>
            <a:graphic>
              <a:graphicData uri="http://schemas.openxmlformats.org/drawingml/2006/picture">
                <pic:pic>
                  <pic:nvPicPr>
                    <pic:cNvPr id="0" name="image22.png"/>
                    <pic:cNvPicPr preferRelativeResize="0"/>
                  </pic:nvPicPr>
                  <pic:blipFill>
                    <a:blip r:embed="rId167"/>
                    <a:srcRect b="0" l="0" r="0" t="0"/>
                    <a:stretch>
                      <a:fillRect/>
                    </a:stretch>
                  </pic:blipFill>
                  <pic:spPr>
                    <a:xfrm>
                      <a:off x="0" y="0"/>
                      <a:ext cx="5943600" cy="13843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650">
      <w:pPr>
        <w:spacing w:line="276" w:lineRule="auto"/>
        <w:jc w:val="both"/>
        <w:rPr>
          <w:color w:val="38761d"/>
          <w:sz w:val="40"/>
          <w:szCs w:val="40"/>
          <w:u w:val="single"/>
          <w:rPrChange w:author="Nina Pavlova" w:id="2" w:date="2026-04-29T20:50:46Z">
            <w:rPr>
              <w:sz w:val="28"/>
              <w:szCs w:val="28"/>
              <w:highlight w:val="white"/>
            </w:rPr>
          </w:rPrChange>
        </w:rPr>
      </w:pPr>
      <w:r w:rsidDel="00000000" w:rsidR="00000000" w:rsidRPr="00000000">
        <w:rPr>
          <w:rtl w:val="0"/>
        </w:rPr>
      </w:r>
    </w:p>
    <w:p w:rsidR="00000000" w:rsidDel="00000000" w:rsidP="00000000" w:rsidRDefault="00000000" w:rsidRPr="00000000" w14:paraId="00000651">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Когато избереш бутон ‘’Participants’’, излиза попъп меню, което дава възможност на админ да:</w:t>
      </w:r>
    </w:p>
    <w:p w:rsidR="00000000" w:rsidDel="00000000" w:rsidP="00000000" w:rsidRDefault="00000000" w:rsidRPr="00000000" w14:paraId="00000652">
      <w:pPr>
        <w:numPr>
          <w:ilvl w:val="0"/>
          <w:numId w:val="9"/>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види кои са участниците;</w:t>
      </w:r>
    </w:p>
    <w:p w:rsidR="00000000" w:rsidDel="00000000" w:rsidP="00000000" w:rsidRDefault="00000000" w:rsidRPr="00000000" w14:paraId="00000653">
      <w:pPr>
        <w:numPr>
          <w:ilvl w:val="0"/>
          <w:numId w:val="9"/>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потърси и/или добави нови участници, чрез търсачката;</w:t>
      </w:r>
    </w:p>
    <w:p w:rsidR="00000000" w:rsidDel="00000000" w:rsidP="00000000" w:rsidRDefault="00000000" w:rsidRPr="00000000" w14:paraId="00000654">
      <w:pPr>
        <w:numPr>
          <w:ilvl w:val="0"/>
          <w:numId w:val="9"/>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Да премахне участник;</w:t>
      </w:r>
    </w:p>
    <w:p w:rsidR="00000000" w:rsidDel="00000000" w:rsidP="00000000" w:rsidRDefault="00000000" w:rsidRPr="00000000" w14:paraId="00000655">
      <w:pPr>
        <w:numPr>
          <w:ilvl w:val="0"/>
          <w:numId w:val="9"/>
        </w:numPr>
        <w:spacing w:line="276" w:lineRule="auto"/>
        <w:ind w:left="720" w:hanging="360"/>
        <w:jc w:val="both"/>
        <w:rPr>
          <w:color w:val="212529"/>
          <w:sz w:val="26"/>
          <w:szCs w:val="26"/>
          <w:highlight w:val="whit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вижда само новите съобщения от конкретен участник, който е добавил, избирайки изрично checkbox-a:</w:t>
      </w:r>
    </w:p>
    <w:p w:rsidR="00000000" w:rsidDel="00000000" w:rsidP="00000000" w:rsidRDefault="00000000" w:rsidRPr="00000000" w14:paraId="00000656">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След направените промени, админ трябва да избере бутон </w:t>
      </w:r>
    </w:p>
    <w:p w:rsidR="00000000" w:rsidDel="00000000" w:rsidP="00000000" w:rsidRDefault="00000000" w:rsidRPr="00000000" w14:paraId="00000657">
      <w:pPr>
        <w:spacing w:line="276" w:lineRule="auto"/>
        <w:jc w:val="both"/>
        <w:rPr>
          <w:color w:val="38761d"/>
          <w:sz w:val="40"/>
          <w:szCs w:val="40"/>
          <w:u w:val="single"/>
          <w:rPrChange w:author="Nina Pavlova" w:id="2" w:date="2026-04-29T20:50:46Z">
            <w:rPr>
              <w:color w:val="212529"/>
              <w:sz w:val="26"/>
              <w:szCs w:val="26"/>
              <w:highlight w:val="white"/>
            </w:rPr>
          </w:rPrChange>
        </w:rPr>
      </w:pPr>
      <w:r w:rsidDel="00000000" w:rsidR="00000000" w:rsidRPr="00000000">
        <w:rPr>
          <w:color w:val="38761d"/>
          <w:sz w:val="40"/>
          <w:szCs w:val="40"/>
          <w:u w:val="single"/>
          <w:rtl w:val="0"/>
          <w:rPrChange w:author="Nina Pavlova" w:id="2" w:date="2026-04-29T20:50:46Z">
            <w:rPr>
              <w:color w:val="212529"/>
              <w:sz w:val="26"/>
              <w:szCs w:val="26"/>
              <w:highlight w:val="white"/>
            </w:rPr>
          </w:rPrChange>
        </w:rPr>
        <w:t xml:space="preserve">Confirm, в противен случай, промените няма да бъдат запаметени. Избирайки бутон ‘’Close’’, попъп менюто се затваря.</w:t>
      </w:r>
    </w:p>
    <w:p w:rsidR="00000000" w:rsidDel="00000000" w:rsidP="00000000" w:rsidRDefault="00000000" w:rsidRPr="00000000" w14:paraId="00000658">
      <w:pPr>
        <w:spacing w:line="276" w:lineRule="auto"/>
        <w:jc w:val="both"/>
        <w:rPr>
          <w:color w:val="38761d"/>
          <w:sz w:val="40"/>
          <w:szCs w:val="40"/>
          <w:u w:val="single"/>
          <w:rPrChange w:author="Nina Pavlova" w:id="2" w:date="2026-04-29T20:50:46Z">
            <w:rPr>
              <w:color w:val="212529"/>
              <w:sz w:val="24"/>
              <w:szCs w:val="24"/>
              <w:highlight w:val="white"/>
            </w:rPr>
          </w:rPrChange>
        </w:rPr>
      </w:pPr>
      <w:r w:rsidDel="00000000" w:rsidR="00000000" w:rsidRPr="00000000">
        <w:rPr>
          <w:color w:val="38761d"/>
          <w:sz w:val="40"/>
          <w:szCs w:val="40"/>
          <w:u w:val="single"/>
          <w:rPrChange w:author="Nina Pavlova" w:id="2" w:date="2026-04-29T20:50:46Z">
            <w:rPr>
              <w:color w:val="212529"/>
              <w:sz w:val="24"/>
              <w:szCs w:val="24"/>
              <w:highlight w:val="white"/>
            </w:rPr>
          </w:rPrChange>
        </w:rPr>
        <w:drawing>
          <wp:inline distB="114300" distT="114300" distL="114300" distR="114300">
            <wp:extent cx="5943600" cy="3733800"/>
            <wp:effectExtent b="25400" l="25400" r="25400" t="25400"/>
            <wp:docPr id="98" name="image113.png"/>
            <a:graphic>
              <a:graphicData uri="http://schemas.openxmlformats.org/drawingml/2006/picture">
                <pic:pic>
                  <pic:nvPicPr>
                    <pic:cNvPr id="0" name="image113.png"/>
                    <pic:cNvPicPr preferRelativeResize="0"/>
                  </pic:nvPicPr>
                  <pic:blipFill>
                    <a:blip r:embed="rId168"/>
                    <a:srcRect b="0" l="0" r="0" t="0"/>
                    <a:stretch>
                      <a:fillRect/>
                    </a:stretch>
                  </pic:blipFill>
                  <pic:spPr>
                    <a:xfrm>
                      <a:off x="0" y="0"/>
                      <a:ext cx="5943600" cy="37338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659">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65A">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Избирайки бутон ‘’+New Chat’’, излиза съобщение с търсачка, чрез която може да се намери конкретен участник, който да се добави чрез зеления бутон ‘’+Add’’ или премахне избирайки бутон ‘’Remove’’.</w:t>
      </w:r>
    </w:p>
    <w:p w:rsidR="00000000" w:rsidDel="00000000" w:rsidP="00000000" w:rsidRDefault="00000000" w:rsidRPr="00000000" w14:paraId="0000065B">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За да се създаде новия чат, се избира бутон  ‘’Create a New Chat’’, или се избира бутон ‘’Close’’, чрез който се затваря чата.</w:t>
      </w:r>
    </w:p>
    <w:p w:rsidR="00000000" w:rsidDel="00000000" w:rsidP="00000000" w:rsidRDefault="00000000" w:rsidRPr="00000000" w14:paraId="0000065C">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272088" cy="5855059"/>
            <wp:effectExtent b="25400" l="25400" r="25400" t="25400"/>
            <wp:docPr id="61" name="image46.png"/>
            <a:graphic>
              <a:graphicData uri="http://schemas.openxmlformats.org/drawingml/2006/picture">
                <pic:pic>
                  <pic:nvPicPr>
                    <pic:cNvPr id="0" name="image46.png"/>
                    <pic:cNvPicPr preferRelativeResize="0"/>
                  </pic:nvPicPr>
                  <pic:blipFill>
                    <a:blip r:embed="rId169"/>
                    <a:srcRect b="0" l="0" r="0" t="0"/>
                    <a:stretch>
                      <a:fillRect/>
                    </a:stretch>
                  </pic:blipFill>
                  <pic:spPr>
                    <a:xfrm>
                      <a:off x="0" y="0"/>
                      <a:ext cx="5272088" cy="5855059"/>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65D">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65E">
      <w:pPr>
        <w:jc w:val="both"/>
        <w:rPr>
          <w:color w:val="38761d"/>
          <w:sz w:val="40"/>
          <w:szCs w:val="40"/>
          <w:u w:val="single"/>
          <w:rPrChange w:author="Nina Pavlova" w:id="2" w:date="2026-04-29T20:50:46Z">
            <w:rPr>
              <w:sz w:val="28"/>
              <w:szCs w:val="28"/>
            </w:rPr>
          </w:rPrChange>
        </w:rPr>
      </w:pPr>
      <w:r w:rsidDel="00000000" w:rsidR="00000000" w:rsidRPr="00000000">
        <w:rPr>
          <w:rtl w:val="0"/>
        </w:rPr>
      </w:r>
    </w:p>
    <w:p w:rsidR="00000000" w:rsidDel="00000000" w:rsidP="00000000" w:rsidRDefault="00000000" w:rsidRPr="00000000" w14:paraId="0000065F">
      <w:pPr>
        <w:jc w:val="both"/>
        <w:rPr>
          <w:color w:val="38761d"/>
          <w:sz w:val="40"/>
          <w:szCs w:val="40"/>
          <w:u w:val="single"/>
          <w:rPrChange w:author="Nina Pavlova" w:id="2" w:date="2026-04-29T20:50:46Z">
            <w:rPr>
              <w:sz w:val="26"/>
              <w:szCs w:val="26"/>
            </w:rPr>
          </w:rPrChange>
        </w:rPr>
      </w:pPr>
      <w:r w:rsidDel="00000000" w:rsidR="00000000" w:rsidRPr="00000000">
        <w:rPr>
          <w:color w:val="38761d"/>
          <w:sz w:val="40"/>
          <w:szCs w:val="40"/>
          <w:u w:val="single"/>
          <w:rtl w:val="0"/>
          <w:rPrChange w:author="Nina Pavlova" w:id="2" w:date="2026-04-29T20:50:46Z">
            <w:rPr>
              <w:sz w:val="26"/>
              <w:szCs w:val="26"/>
            </w:rPr>
          </w:rPrChange>
        </w:rPr>
        <w:t xml:space="preserve">В чата могат да се прикачват файлове. Има избор и на емотикони:</w:t>
      </w:r>
    </w:p>
    <w:p w:rsidR="00000000" w:rsidDel="00000000" w:rsidP="00000000" w:rsidRDefault="00000000" w:rsidRPr="00000000" w14:paraId="00000660">
      <w:pPr>
        <w:jc w:val="both"/>
        <w:rPr>
          <w:color w:val="38761d"/>
          <w:sz w:val="40"/>
          <w:szCs w:val="40"/>
          <w:u w:val="single"/>
          <w:rPrChange w:author="Nina Pavlova" w:id="2" w:date="2026-04-29T20:50:46Z">
            <w:rPr>
              <w:sz w:val="28"/>
              <w:szCs w:val="28"/>
            </w:rPr>
          </w:rPrChange>
        </w:rPr>
      </w:pPr>
      <w:r w:rsidDel="00000000" w:rsidR="00000000" w:rsidRPr="00000000">
        <w:rPr>
          <w:color w:val="38761d"/>
          <w:sz w:val="40"/>
          <w:szCs w:val="40"/>
          <w:u w:val="single"/>
          <w:rPrChange w:author="Nina Pavlova" w:id="2" w:date="2026-04-29T20:50:46Z">
            <w:rPr>
              <w:sz w:val="28"/>
              <w:szCs w:val="28"/>
            </w:rPr>
          </w:rPrChange>
        </w:rPr>
        <w:drawing>
          <wp:inline distB="114300" distT="114300" distL="114300" distR="114300">
            <wp:extent cx="5943600" cy="1028700"/>
            <wp:effectExtent b="25400" l="25400" r="25400" t="25400"/>
            <wp:docPr id="129" name="image115.png"/>
            <a:graphic>
              <a:graphicData uri="http://schemas.openxmlformats.org/drawingml/2006/picture">
                <pic:pic>
                  <pic:nvPicPr>
                    <pic:cNvPr id="0" name="image115.png"/>
                    <pic:cNvPicPr preferRelativeResize="0"/>
                  </pic:nvPicPr>
                  <pic:blipFill>
                    <a:blip r:embed="rId170"/>
                    <a:srcRect b="0" l="0" r="0" t="0"/>
                    <a:stretch>
                      <a:fillRect/>
                    </a:stretch>
                  </pic:blipFill>
                  <pic:spPr>
                    <a:xfrm>
                      <a:off x="0" y="0"/>
                      <a:ext cx="5943600" cy="10287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661">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662">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663">
      <w:pPr>
        <w:pStyle w:val="Heading4"/>
        <w:spacing w:after="0" w:before="0" w:line="276" w:lineRule="auto"/>
        <w:jc w:val="both"/>
        <w:rPr>
          <w:color w:val="38761d"/>
          <w:sz w:val="40"/>
          <w:szCs w:val="40"/>
          <w:u w:val="single"/>
          <w:rPrChange w:author="Nina Pavlova" w:id="2" w:date="2026-04-29T20:50:46Z">
            <w:rPr>
              <w:b w:val="1"/>
              <w:bCs w:val="1"/>
              <w:i w:val="1"/>
              <w:iCs w:val="1"/>
              <w:color w:val="0000ff"/>
              <w:sz w:val="28"/>
              <w:szCs w:val="28"/>
              <w:u w:val="single"/>
            </w:rPr>
          </w:rPrChange>
        </w:rPr>
      </w:pPr>
      <w:bookmarkStart w:colFirst="0" w:colLast="0" w:name="_f80kq9wfg1oh" w:id="71"/>
      <w:bookmarkEnd w:id="71"/>
      <w:r w:rsidDel="00000000" w:rsidR="00000000" w:rsidRPr="00000000">
        <w:rPr>
          <w:rtl w:val="0"/>
        </w:rPr>
      </w:r>
    </w:p>
    <w:p w:rsidR="00000000" w:rsidDel="00000000" w:rsidP="00000000" w:rsidRDefault="00000000" w:rsidRPr="00000000" w14:paraId="00000664">
      <w:pPr>
        <w:pStyle w:val="Heading4"/>
        <w:spacing w:after="0" w:before="0" w:line="276" w:lineRule="auto"/>
        <w:jc w:val="both"/>
        <w:rPr>
          <w:color w:val="38761d"/>
          <w:sz w:val="40"/>
          <w:szCs w:val="40"/>
          <w:u w:val="single"/>
          <w:rPrChange w:author="Nina Pavlova" w:id="2" w:date="2026-04-29T20:50:46Z">
            <w:rPr>
              <w:b w:val="1"/>
              <w:bCs w:val="1"/>
              <w:i w:val="1"/>
              <w:iCs w:val="1"/>
              <w:color w:val="0000ff"/>
              <w:sz w:val="28"/>
              <w:szCs w:val="28"/>
              <w:u w:val="single"/>
            </w:rPr>
          </w:rPrChange>
        </w:rPr>
      </w:pPr>
      <w:bookmarkStart w:colFirst="0" w:colLast="0" w:name="_foydr8mt1vjz" w:id="72"/>
      <w:bookmarkEnd w:id="72"/>
      <w:r w:rsidDel="00000000" w:rsidR="00000000" w:rsidRPr="00000000">
        <w:rPr>
          <w:rtl w:val="0"/>
        </w:rPr>
      </w:r>
    </w:p>
    <w:p w:rsidR="00000000" w:rsidDel="00000000" w:rsidP="00000000" w:rsidRDefault="00000000" w:rsidRPr="00000000" w14:paraId="00000665">
      <w:pPr>
        <w:pStyle w:val="Heading4"/>
        <w:spacing w:after="0" w:before="0" w:line="276" w:lineRule="auto"/>
        <w:jc w:val="both"/>
        <w:rPr>
          <w:color w:val="38761d"/>
          <w:sz w:val="40"/>
          <w:szCs w:val="40"/>
          <w:u w:val="single"/>
          <w:rPrChange w:author="Nina Pavlova" w:id="2" w:date="2026-04-29T20:50:46Z">
            <w:rPr>
              <w:b w:val="1"/>
              <w:bCs w:val="1"/>
              <w:i w:val="1"/>
              <w:iCs w:val="1"/>
              <w:color w:val="0000ff"/>
              <w:sz w:val="28"/>
              <w:szCs w:val="28"/>
              <w:u w:val="single"/>
            </w:rPr>
          </w:rPrChange>
        </w:rPr>
      </w:pPr>
      <w:bookmarkStart w:colFirst="0" w:colLast="0" w:name="_2onmqdlc5l1x" w:id="73"/>
      <w:bookmarkEnd w:id="73"/>
      <w:r w:rsidDel="00000000" w:rsidR="00000000" w:rsidRPr="00000000">
        <w:rPr>
          <w:rtl w:val="0"/>
        </w:rPr>
      </w:r>
    </w:p>
    <w:p w:rsidR="00000000" w:rsidDel="00000000" w:rsidP="00000000" w:rsidRDefault="00000000" w:rsidRPr="00000000" w14:paraId="00000666">
      <w:pPr>
        <w:pStyle w:val="Heading4"/>
        <w:spacing w:after="0" w:before="0" w:line="276" w:lineRule="auto"/>
        <w:jc w:val="both"/>
        <w:rPr>
          <w:color w:val="38761d"/>
          <w:sz w:val="40"/>
          <w:szCs w:val="40"/>
          <w:u w:val="single"/>
          <w:rPrChange w:author="Nina Pavlova" w:id="2" w:date="2026-04-29T20:50:46Z">
            <w:rPr>
              <w:b w:val="1"/>
              <w:bCs w:val="1"/>
              <w:color w:val="0000ff"/>
              <w:sz w:val="28"/>
              <w:szCs w:val="28"/>
            </w:rPr>
          </w:rPrChange>
        </w:rPr>
      </w:pPr>
      <w:bookmarkStart w:colFirst="0" w:colLast="0" w:name="_6ntz0l8sm5d9" w:id="74"/>
      <w:bookmarkEnd w:id="74"/>
      <w:r w:rsidDel="00000000" w:rsidR="00000000" w:rsidRPr="00000000">
        <w:rPr>
          <w:color w:val="38761d"/>
          <w:sz w:val="40"/>
          <w:szCs w:val="40"/>
          <w:u w:val="single"/>
          <w:rtl w:val="0"/>
          <w:rPrChange w:author="Nina Pavlova" w:id="2" w:date="2026-04-29T20:50:46Z">
            <w:rPr>
              <w:b w:val="1"/>
              <w:bCs w:val="1"/>
              <w:color w:val="0000ff"/>
              <w:sz w:val="28"/>
              <w:szCs w:val="28"/>
            </w:rPr>
          </w:rPrChange>
        </w:rPr>
        <w:t xml:space="preserve">2.3.5.4 Logout</w:t>
      </w:r>
    </w:p>
    <w:p w:rsidR="00000000" w:rsidDel="00000000" w:rsidP="00000000" w:rsidRDefault="00000000" w:rsidRPr="00000000" w14:paraId="00000667">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668">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tl w:val="0"/>
          <w:rPrChange w:author="Nina Pavlova" w:id="2" w:date="2026-04-29T20:50:46Z">
            <w:rPr>
              <w:color w:val="212529"/>
              <w:sz w:val="26"/>
              <w:szCs w:val="26"/>
            </w:rPr>
          </w:rPrChange>
        </w:rPr>
        <w:t xml:space="preserve">За излизане от профила си, потребителя Admin кликва на снимката и/или потребителското си име, и от падащото меню избира опцията Log out, след което бива препратен към Home Page без да има вписан профил в системата.</w:t>
      </w:r>
    </w:p>
    <w:p w:rsidR="00000000" w:rsidDel="00000000" w:rsidP="00000000" w:rsidRDefault="00000000" w:rsidRPr="00000000" w14:paraId="00000669">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66A">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color w:val="38761d"/>
          <w:sz w:val="40"/>
          <w:szCs w:val="40"/>
          <w:u w:val="single"/>
          <w:rPrChange w:author="Nina Pavlova" w:id="2" w:date="2026-04-29T20:50:46Z">
            <w:rPr>
              <w:color w:val="212529"/>
              <w:sz w:val="26"/>
              <w:szCs w:val="26"/>
            </w:rPr>
          </w:rPrChange>
        </w:rPr>
        <w:drawing>
          <wp:inline distB="114300" distT="114300" distL="114300" distR="114300">
            <wp:extent cx="2157413" cy="2027783"/>
            <wp:effectExtent b="25400" l="25400" r="25400" t="25400"/>
            <wp:docPr id="14" name="image4.png"/>
            <a:graphic>
              <a:graphicData uri="http://schemas.openxmlformats.org/drawingml/2006/picture">
                <pic:pic>
                  <pic:nvPicPr>
                    <pic:cNvPr id="0" name="image4.png"/>
                    <pic:cNvPicPr preferRelativeResize="0"/>
                  </pic:nvPicPr>
                  <pic:blipFill>
                    <a:blip r:embed="rId171"/>
                    <a:srcRect b="0" l="0" r="0" t="0"/>
                    <a:stretch>
                      <a:fillRect/>
                    </a:stretch>
                  </pic:blipFill>
                  <pic:spPr>
                    <a:xfrm>
                      <a:off x="0" y="0"/>
                      <a:ext cx="2157413" cy="2027783"/>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66B">
      <w:pPr>
        <w:spacing w:line="276" w:lineRule="auto"/>
        <w:rPr>
          <w:color w:val="38761d"/>
          <w:sz w:val="40"/>
          <w:szCs w:val="40"/>
          <w:u w:val="single"/>
          <w:rPrChange w:author="Nina Pavlova" w:id="2" w:date="2026-04-29T20:50:46Z">
            <w:rPr>
              <w:color w:val="212529"/>
              <w:sz w:val="26"/>
              <w:szCs w:val="26"/>
            </w:rPr>
          </w:rPrChange>
        </w:rPr>
      </w:pPr>
      <w:r w:rsidDel="00000000" w:rsidR="00000000" w:rsidRPr="00000000">
        <w:rPr>
          <w:rtl w:val="0"/>
        </w:rPr>
      </w:r>
    </w:p>
    <w:p w:rsidR="00000000" w:rsidDel="00000000" w:rsidP="00000000" w:rsidRDefault="00000000" w:rsidRPr="00000000" w14:paraId="0000066C">
      <w:pPr>
        <w:spacing w:line="276" w:lineRule="auto"/>
        <w:jc w:val="both"/>
        <w:rPr>
          <w:color w:val="38761d"/>
          <w:sz w:val="40"/>
          <w:szCs w:val="40"/>
          <w:u w:val="single"/>
          <w:rPrChange w:author="Nina Pavlova" w:id="2" w:date="2026-04-29T20:50:46Z">
            <w:rPr>
              <w:color w:val="212529"/>
              <w:sz w:val="28"/>
              <w:szCs w:val="28"/>
            </w:rPr>
          </w:rPrChange>
        </w:rPr>
      </w:pPr>
      <w:r w:rsidDel="00000000" w:rsidR="00000000" w:rsidRPr="00000000">
        <w:rPr>
          <w:rtl w:val="0"/>
        </w:rPr>
      </w:r>
    </w:p>
    <w:p w:rsidR="00000000" w:rsidDel="00000000" w:rsidP="00000000" w:rsidRDefault="00000000" w:rsidRPr="00000000" w14:paraId="0000066D">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6E">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6F">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70">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71">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72">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73">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74">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75">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76">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77">
      <w:pPr>
        <w:rPr>
          <w:color w:val="38761d"/>
          <w:sz w:val="40"/>
          <w:szCs w:val="40"/>
          <w:u w:val="single"/>
          <w:rPrChange w:author="Nina Pavlova" w:id="2" w:date="2026-04-29T20:50:46Z">
            <w:rPr/>
          </w:rPrChange>
        </w:rPr>
      </w:pPr>
      <w:r w:rsidDel="00000000" w:rsidR="00000000" w:rsidRPr="00000000">
        <w:rPr>
          <w:rtl w:val="0"/>
        </w:rPr>
      </w:r>
    </w:p>
    <w:p w:rsidR="00000000" w:rsidDel="00000000" w:rsidP="00000000" w:rsidRDefault="00000000" w:rsidRPr="00000000" w14:paraId="00000678">
      <w:pPr>
        <w:rPr>
          <w:color w:val="38761d"/>
          <w:sz w:val="40"/>
          <w:szCs w:val="40"/>
          <w:u w:val="single"/>
          <w:rPrChange w:author="Nina Pavlova" w:id="2" w:date="2026-04-29T20:50:46Z">
            <w:rPr/>
          </w:rPrChang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Йордан Попов" w:id="0" w:date="2026-04-30T14:52:05Z">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sz w:val="40"/>
          <w:szCs w:val="40"/>
          <w:u w:val="single"/>
          <w:rPrChange w:author="Nina Pavlova" w:id="2" w:date="2026-04-29T20:50:46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color w:val="38761d"/>
          <w:sz w:val="40"/>
          <w:szCs w:val="40"/>
          <w:u w:val="single"/>
          <w:rtl w:val="0"/>
          <w:rPrChange w:author="Nina Pavlova" w:id="2" w:date="2026-04-29T20:50:46Z">
            <w:rPr>
              <w:rFonts w:ascii="Arial" w:cs="Arial" w:eastAsia="Arial" w:hAnsi="Arial"/>
              <w:b w:val="0"/>
              <w:bCs w:val="0"/>
              <w:i w:val="0"/>
              <w:iCs w:val="0"/>
              <w:smallCaps w:val="0"/>
              <w:strike w:val="0"/>
              <w:color w:val="000000"/>
              <w:sz w:val="22"/>
              <w:szCs w:val="22"/>
              <w:u w:val="none"/>
              <w:shd w:fill="auto" w:val="clear"/>
              <w:vertAlign w:val="baseline"/>
            </w:rPr>
          </w:rPrChange>
        </w:rPr>
        <w:t xml:space="preserve">Според текущото описание при избор на “Continue” във Forgot Password flow потребителят се пренасочва директно към Dashboard. Моля за уточнение дали това е очакваното поведение, тъй като би позволило достъп до акаунт само чрез имейл адрес, без допълнителна автентикация или смяна на парола.</w:t>
      </w:r>
    </w:p>
  </w:comment>
  <w:comment w:author="Gabriela Georgieva" w:id="1" w:date="2026-05-05T14:32:31Z">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sz w:val="40"/>
          <w:szCs w:val="40"/>
          <w:u w:val="single"/>
          <w:rPrChange w:author="Nina Pavlova" w:id="2" w:date="2026-04-29T20:50:46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color w:val="38761d"/>
          <w:sz w:val="40"/>
          <w:szCs w:val="40"/>
          <w:u w:val="single"/>
          <w:rtl w:val="0"/>
          <w:rPrChange w:author="Nina Pavlova" w:id="2" w:date="2026-04-29T20:50:46Z">
            <w:rPr>
              <w:rFonts w:ascii="Arial" w:cs="Arial" w:eastAsia="Arial" w:hAnsi="Arial"/>
              <w:b w:val="0"/>
              <w:bCs w:val="0"/>
              <w:i w:val="0"/>
              <w:iCs w:val="0"/>
              <w:smallCaps w:val="0"/>
              <w:strike w:val="0"/>
              <w:color w:val="000000"/>
              <w:sz w:val="22"/>
              <w:szCs w:val="22"/>
              <w:u w:val="none"/>
              <w:shd w:fill="auto" w:val="clear"/>
              <w:vertAlign w:val="baseline"/>
            </w:rPr>
          </w:rPrChange>
        </w:rPr>
        <w:t xml:space="preserve">Стъпка 5</w:t>
      </w:r>
    </w:p>
  </w:comment>
  <w:comment w:author="Gabriela Georgieva" w:id="2" w:date="2026-05-05T14:35:48Z">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sz w:val="40"/>
          <w:szCs w:val="40"/>
          <w:u w:val="single"/>
          <w:rPrChange w:author="Nina Pavlova" w:id="2" w:date="2026-04-29T20:50:46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color w:val="38761d"/>
          <w:sz w:val="40"/>
          <w:szCs w:val="40"/>
          <w:u w:val="single"/>
          <w:rtl w:val="0"/>
          <w:rPrChange w:author="Nina Pavlova" w:id="2" w:date="2026-04-29T20:50:46Z">
            <w:rPr>
              <w:rFonts w:ascii="Arial" w:cs="Arial" w:eastAsia="Arial" w:hAnsi="Arial"/>
              <w:b w:val="0"/>
              <w:bCs w:val="0"/>
              <w:i w:val="0"/>
              <w:iCs w:val="0"/>
              <w:smallCaps w:val="0"/>
              <w:strike w:val="0"/>
              <w:color w:val="000000"/>
              <w:sz w:val="22"/>
              <w:szCs w:val="22"/>
              <w:u w:val="none"/>
              <w:shd w:fill="auto" w:val="clear"/>
              <w:vertAlign w:val="baseline"/>
            </w:rPr>
          </w:rPrChange>
        </w:rPr>
        <w:t xml:space="preserve">is taskboard the same as whiteboard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89.png"/><Relationship Id="rId41" Type="http://schemas.openxmlformats.org/officeDocument/2006/relationships/image" Target="media/image131.png"/><Relationship Id="rId44" Type="http://schemas.openxmlformats.org/officeDocument/2006/relationships/image" Target="media/image107.png"/><Relationship Id="rId43" Type="http://schemas.openxmlformats.org/officeDocument/2006/relationships/image" Target="media/image98.png"/><Relationship Id="rId46" Type="http://schemas.openxmlformats.org/officeDocument/2006/relationships/image" Target="media/image86.png"/><Relationship Id="rId45" Type="http://schemas.openxmlformats.org/officeDocument/2006/relationships/image" Target="media/image96.png"/><Relationship Id="rId107" Type="http://schemas.openxmlformats.org/officeDocument/2006/relationships/image" Target="media/image147.png"/><Relationship Id="rId106" Type="http://schemas.openxmlformats.org/officeDocument/2006/relationships/image" Target="media/image50.png"/><Relationship Id="rId105" Type="http://schemas.openxmlformats.org/officeDocument/2006/relationships/image" Target="media/image80.png"/><Relationship Id="rId104" Type="http://schemas.openxmlformats.org/officeDocument/2006/relationships/image" Target="media/image48.png"/><Relationship Id="rId109" Type="http://schemas.openxmlformats.org/officeDocument/2006/relationships/image" Target="media/image64.png"/><Relationship Id="rId108" Type="http://schemas.openxmlformats.org/officeDocument/2006/relationships/image" Target="media/image45.png"/><Relationship Id="rId48" Type="http://schemas.openxmlformats.org/officeDocument/2006/relationships/image" Target="media/image10.png"/><Relationship Id="rId47" Type="http://schemas.openxmlformats.org/officeDocument/2006/relationships/image" Target="media/image59.png"/><Relationship Id="rId49" Type="http://schemas.openxmlformats.org/officeDocument/2006/relationships/image" Target="media/image69.png"/><Relationship Id="rId103" Type="http://schemas.openxmlformats.org/officeDocument/2006/relationships/image" Target="media/image77.png"/><Relationship Id="rId102" Type="http://schemas.openxmlformats.org/officeDocument/2006/relationships/image" Target="media/image78.png"/><Relationship Id="rId101" Type="http://schemas.openxmlformats.org/officeDocument/2006/relationships/image" Target="media/image159.png"/><Relationship Id="rId100" Type="http://schemas.openxmlformats.org/officeDocument/2006/relationships/image" Target="media/image108.png"/><Relationship Id="rId31" Type="http://schemas.openxmlformats.org/officeDocument/2006/relationships/image" Target="media/image109.png"/><Relationship Id="rId30" Type="http://schemas.openxmlformats.org/officeDocument/2006/relationships/image" Target="media/image121.png"/><Relationship Id="rId33" Type="http://schemas.openxmlformats.org/officeDocument/2006/relationships/image" Target="media/image117.png"/><Relationship Id="rId32" Type="http://schemas.openxmlformats.org/officeDocument/2006/relationships/image" Target="media/image54.png"/><Relationship Id="rId35" Type="http://schemas.openxmlformats.org/officeDocument/2006/relationships/image" Target="media/image30.png"/><Relationship Id="rId34" Type="http://schemas.openxmlformats.org/officeDocument/2006/relationships/image" Target="media/image34.png"/><Relationship Id="rId37" Type="http://schemas.openxmlformats.org/officeDocument/2006/relationships/image" Target="media/image75.png"/><Relationship Id="rId36" Type="http://schemas.openxmlformats.org/officeDocument/2006/relationships/image" Target="media/image140.png"/><Relationship Id="rId39" Type="http://schemas.openxmlformats.org/officeDocument/2006/relationships/image" Target="media/image72.png"/><Relationship Id="rId38" Type="http://schemas.openxmlformats.org/officeDocument/2006/relationships/image" Target="media/image152.png"/><Relationship Id="rId20" Type="http://schemas.openxmlformats.org/officeDocument/2006/relationships/image" Target="media/image63.png"/><Relationship Id="rId22" Type="http://schemas.openxmlformats.org/officeDocument/2006/relationships/image" Target="media/image144.png"/><Relationship Id="rId21" Type="http://schemas.openxmlformats.org/officeDocument/2006/relationships/image" Target="media/image120.png"/><Relationship Id="rId24" Type="http://schemas.openxmlformats.org/officeDocument/2006/relationships/image" Target="media/image66.png"/><Relationship Id="rId23" Type="http://schemas.openxmlformats.org/officeDocument/2006/relationships/image" Target="media/image47.png"/><Relationship Id="rId129" Type="http://schemas.openxmlformats.org/officeDocument/2006/relationships/image" Target="media/image95.png"/><Relationship Id="rId128" Type="http://schemas.openxmlformats.org/officeDocument/2006/relationships/image" Target="media/image51.png"/><Relationship Id="rId127" Type="http://schemas.openxmlformats.org/officeDocument/2006/relationships/image" Target="media/image24.png"/><Relationship Id="rId126" Type="http://schemas.openxmlformats.org/officeDocument/2006/relationships/image" Target="media/image93.png"/><Relationship Id="rId26" Type="http://schemas.openxmlformats.org/officeDocument/2006/relationships/image" Target="media/image148.png"/><Relationship Id="rId121" Type="http://schemas.openxmlformats.org/officeDocument/2006/relationships/image" Target="media/image123.png"/><Relationship Id="rId25" Type="http://schemas.openxmlformats.org/officeDocument/2006/relationships/image" Target="media/image15.png"/><Relationship Id="rId120" Type="http://schemas.openxmlformats.org/officeDocument/2006/relationships/image" Target="media/image82.png"/><Relationship Id="rId28" Type="http://schemas.openxmlformats.org/officeDocument/2006/relationships/image" Target="media/image112.png"/><Relationship Id="rId27" Type="http://schemas.openxmlformats.org/officeDocument/2006/relationships/image" Target="media/image56.png"/><Relationship Id="rId125" Type="http://schemas.openxmlformats.org/officeDocument/2006/relationships/image" Target="media/image53.png"/><Relationship Id="rId29" Type="http://schemas.openxmlformats.org/officeDocument/2006/relationships/image" Target="media/image37.png"/><Relationship Id="rId124" Type="http://schemas.openxmlformats.org/officeDocument/2006/relationships/image" Target="media/image110.png"/><Relationship Id="rId123" Type="http://schemas.openxmlformats.org/officeDocument/2006/relationships/image" Target="media/image125.png"/><Relationship Id="rId122" Type="http://schemas.openxmlformats.org/officeDocument/2006/relationships/image" Target="media/image26.png"/><Relationship Id="rId95" Type="http://schemas.openxmlformats.org/officeDocument/2006/relationships/image" Target="media/image134.png"/><Relationship Id="rId94" Type="http://schemas.openxmlformats.org/officeDocument/2006/relationships/image" Target="media/image126.png"/><Relationship Id="rId97" Type="http://schemas.openxmlformats.org/officeDocument/2006/relationships/image" Target="media/image16.png"/><Relationship Id="rId96" Type="http://schemas.openxmlformats.org/officeDocument/2006/relationships/image" Target="media/image74.png"/><Relationship Id="rId11" Type="http://schemas.openxmlformats.org/officeDocument/2006/relationships/image" Target="media/image58.png"/><Relationship Id="rId99" Type="http://schemas.openxmlformats.org/officeDocument/2006/relationships/image" Target="media/image70.png"/><Relationship Id="rId10" Type="http://schemas.openxmlformats.org/officeDocument/2006/relationships/image" Target="media/image14.png"/><Relationship Id="rId98" Type="http://schemas.openxmlformats.org/officeDocument/2006/relationships/image" Target="media/image6.png"/><Relationship Id="rId13" Type="http://schemas.openxmlformats.org/officeDocument/2006/relationships/image" Target="media/image87.png"/><Relationship Id="rId12" Type="http://schemas.openxmlformats.org/officeDocument/2006/relationships/image" Target="media/image122.png"/><Relationship Id="rId91" Type="http://schemas.openxmlformats.org/officeDocument/2006/relationships/image" Target="media/image132.png"/><Relationship Id="rId90" Type="http://schemas.openxmlformats.org/officeDocument/2006/relationships/image" Target="media/image36.png"/><Relationship Id="rId93" Type="http://schemas.openxmlformats.org/officeDocument/2006/relationships/image" Target="media/image146.png"/><Relationship Id="rId92" Type="http://schemas.openxmlformats.org/officeDocument/2006/relationships/image" Target="media/image143.png"/><Relationship Id="rId118" Type="http://schemas.openxmlformats.org/officeDocument/2006/relationships/image" Target="media/image104.png"/><Relationship Id="rId117" Type="http://schemas.openxmlformats.org/officeDocument/2006/relationships/image" Target="media/image141.png"/><Relationship Id="rId116" Type="http://schemas.openxmlformats.org/officeDocument/2006/relationships/image" Target="media/image102.png"/><Relationship Id="rId115" Type="http://schemas.openxmlformats.org/officeDocument/2006/relationships/image" Target="media/image133.png"/><Relationship Id="rId119" Type="http://schemas.openxmlformats.org/officeDocument/2006/relationships/image" Target="media/image145.png"/><Relationship Id="rId15" Type="http://schemas.openxmlformats.org/officeDocument/2006/relationships/image" Target="media/image163.png"/><Relationship Id="rId110" Type="http://schemas.openxmlformats.org/officeDocument/2006/relationships/image" Target="media/image35.png"/><Relationship Id="rId14" Type="http://schemas.openxmlformats.org/officeDocument/2006/relationships/image" Target="media/image40.png"/><Relationship Id="rId17" Type="http://schemas.openxmlformats.org/officeDocument/2006/relationships/image" Target="media/image68.png"/><Relationship Id="rId16" Type="http://schemas.openxmlformats.org/officeDocument/2006/relationships/image" Target="media/image83.png"/><Relationship Id="rId19" Type="http://schemas.openxmlformats.org/officeDocument/2006/relationships/image" Target="media/image118.png"/><Relationship Id="rId114" Type="http://schemas.openxmlformats.org/officeDocument/2006/relationships/image" Target="media/image101.png"/><Relationship Id="rId18" Type="http://schemas.openxmlformats.org/officeDocument/2006/relationships/image" Target="media/image137.png"/><Relationship Id="rId113" Type="http://schemas.openxmlformats.org/officeDocument/2006/relationships/image" Target="media/image21.png"/><Relationship Id="rId112" Type="http://schemas.openxmlformats.org/officeDocument/2006/relationships/image" Target="media/image5.png"/><Relationship Id="rId111" Type="http://schemas.openxmlformats.org/officeDocument/2006/relationships/image" Target="media/image157.png"/><Relationship Id="rId84" Type="http://schemas.openxmlformats.org/officeDocument/2006/relationships/image" Target="media/image3.png"/><Relationship Id="rId83" Type="http://schemas.openxmlformats.org/officeDocument/2006/relationships/image" Target="media/image52.png"/><Relationship Id="rId86" Type="http://schemas.openxmlformats.org/officeDocument/2006/relationships/image" Target="media/image106.png"/><Relationship Id="rId85" Type="http://schemas.openxmlformats.org/officeDocument/2006/relationships/image" Target="media/image136.png"/><Relationship Id="rId88" Type="http://schemas.openxmlformats.org/officeDocument/2006/relationships/image" Target="media/image116.png"/><Relationship Id="rId150" Type="http://schemas.openxmlformats.org/officeDocument/2006/relationships/image" Target="media/image124.png"/><Relationship Id="rId87" Type="http://schemas.openxmlformats.org/officeDocument/2006/relationships/image" Target="media/image99.png"/><Relationship Id="rId89" Type="http://schemas.openxmlformats.org/officeDocument/2006/relationships/image" Target="media/image94.png"/><Relationship Id="rId80" Type="http://schemas.openxmlformats.org/officeDocument/2006/relationships/image" Target="media/image151.png"/><Relationship Id="rId82" Type="http://schemas.openxmlformats.org/officeDocument/2006/relationships/image" Target="media/image39.png"/><Relationship Id="rId81"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79.png"/><Relationship Id="rId4" Type="http://schemas.openxmlformats.org/officeDocument/2006/relationships/fontTable" Target="fontTable.xml"/><Relationship Id="rId148" Type="http://schemas.openxmlformats.org/officeDocument/2006/relationships/image" Target="media/image29.png"/><Relationship Id="rId9" Type="http://schemas.openxmlformats.org/officeDocument/2006/relationships/image" Target="media/image155.png"/><Relationship Id="rId143" Type="http://schemas.openxmlformats.org/officeDocument/2006/relationships/image" Target="media/image7.png"/><Relationship Id="rId142" Type="http://schemas.openxmlformats.org/officeDocument/2006/relationships/image" Target="media/image71.png"/><Relationship Id="rId141" Type="http://schemas.openxmlformats.org/officeDocument/2006/relationships/image" Target="media/image8.png"/><Relationship Id="rId140" Type="http://schemas.openxmlformats.org/officeDocument/2006/relationships/image" Target="media/image142.png"/><Relationship Id="rId5" Type="http://schemas.openxmlformats.org/officeDocument/2006/relationships/numbering" Target="numbering.xml"/><Relationship Id="rId147" Type="http://schemas.openxmlformats.org/officeDocument/2006/relationships/image" Target="media/image38.png"/><Relationship Id="rId6" Type="http://schemas.openxmlformats.org/officeDocument/2006/relationships/styles" Target="styles.xml"/><Relationship Id="rId146" Type="http://schemas.openxmlformats.org/officeDocument/2006/relationships/image" Target="media/image76.png"/><Relationship Id="rId7" Type="http://schemas.openxmlformats.org/officeDocument/2006/relationships/image" Target="media/image127.png"/><Relationship Id="rId145" Type="http://schemas.openxmlformats.org/officeDocument/2006/relationships/image" Target="media/image119.png"/><Relationship Id="rId8" Type="http://schemas.openxmlformats.org/officeDocument/2006/relationships/image" Target="media/image25.png"/><Relationship Id="rId144" Type="http://schemas.openxmlformats.org/officeDocument/2006/relationships/image" Target="media/image129.png"/><Relationship Id="rId73" Type="http://schemas.openxmlformats.org/officeDocument/2006/relationships/image" Target="media/image97.png"/><Relationship Id="rId72" Type="http://schemas.openxmlformats.org/officeDocument/2006/relationships/image" Target="media/image164.png"/><Relationship Id="rId75" Type="http://schemas.openxmlformats.org/officeDocument/2006/relationships/image" Target="media/image11.png"/><Relationship Id="rId74" Type="http://schemas.openxmlformats.org/officeDocument/2006/relationships/image" Target="media/image153.png"/><Relationship Id="rId77" Type="http://schemas.openxmlformats.org/officeDocument/2006/relationships/image" Target="media/image65.png"/><Relationship Id="rId76" Type="http://schemas.openxmlformats.org/officeDocument/2006/relationships/image" Target="media/image17.png"/><Relationship Id="rId79" Type="http://schemas.openxmlformats.org/officeDocument/2006/relationships/image" Target="media/image91.png"/><Relationship Id="rId78"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156.png"/><Relationship Id="rId139" Type="http://schemas.openxmlformats.org/officeDocument/2006/relationships/image" Target="media/image138.png"/><Relationship Id="rId138" Type="http://schemas.openxmlformats.org/officeDocument/2006/relationships/image" Target="media/image81.png"/><Relationship Id="rId137" Type="http://schemas.openxmlformats.org/officeDocument/2006/relationships/image" Target="media/image9.png"/><Relationship Id="rId132" Type="http://schemas.openxmlformats.org/officeDocument/2006/relationships/image" Target="media/image13.png"/><Relationship Id="rId131" Type="http://schemas.openxmlformats.org/officeDocument/2006/relationships/image" Target="media/image85.png"/><Relationship Id="rId130" Type="http://schemas.openxmlformats.org/officeDocument/2006/relationships/image" Target="media/image154.png"/><Relationship Id="rId136" Type="http://schemas.openxmlformats.org/officeDocument/2006/relationships/image" Target="media/image49.png"/><Relationship Id="rId135" Type="http://schemas.openxmlformats.org/officeDocument/2006/relationships/image" Target="media/image105.png"/><Relationship Id="rId134" Type="http://schemas.openxmlformats.org/officeDocument/2006/relationships/image" Target="media/image158.png"/><Relationship Id="rId133" Type="http://schemas.openxmlformats.org/officeDocument/2006/relationships/image" Target="media/image43.png"/><Relationship Id="rId62" Type="http://schemas.openxmlformats.org/officeDocument/2006/relationships/image" Target="media/image92.png"/><Relationship Id="rId61" Type="http://schemas.openxmlformats.org/officeDocument/2006/relationships/image" Target="media/image103.png"/><Relationship Id="rId64" Type="http://schemas.openxmlformats.org/officeDocument/2006/relationships/image" Target="media/image23.png"/><Relationship Id="rId63" Type="http://schemas.openxmlformats.org/officeDocument/2006/relationships/image" Target="media/image20.png"/><Relationship Id="rId66" Type="http://schemas.openxmlformats.org/officeDocument/2006/relationships/image" Target="media/image130.png"/><Relationship Id="rId65" Type="http://schemas.openxmlformats.org/officeDocument/2006/relationships/image" Target="media/image161.png"/><Relationship Id="rId171" Type="http://schemas.openxmlformats.org/officeDocument/2006/relationships/image" Target="media/image4.png"/><Relationship Id="rId68" Type="http://schemas.openxmlformats.org/officeDocument/2006/relationships/image" Target="media/image135.png"/><Relationship Id="rId170" Type="http://schemas.openxmlformats.org/officeDocument/2006/relationships/image" Target="media/image115.png"/><Relationship Id="rId67" Type="http://schemas.openxmlformats.org/officeDocument/2006/relationships/image" Target="media/image90.png"/><Relationship Id="rId60" Type="http://schemas.openxmlformats.org/officeDocument/2006/relationships/image" Target="media/image100.png"/><Relationship Id="rId165" Type="http://schemas.openxmlformats.org/officeDocument/2006/relationships/image" Target="media/image139.png"/><Relationship Id="rId69" Type="http://schemas.openxmlformats.org/officeDocument/2006/relationships/image" Target="media/image84.png"/><Relationship Id="rId164" Type="http://schemas.openxmlformats.org/officeDocument/2006/relationships/image" Target="media/image2.png"/><Relationship Id="rId163" Type="http://schemas.openxmlformats.org/officeDocument/2006/relationships/image" Target="media/image88.png"/><Relationship Id="rId162" Type="http://schemas.openxmlformats.org/officeDocument/2006/relationships/image" Target="media/image32.png"/><Relationship Id="rId169" Type="http://schemas.openxmlformats.org/officeDocument/2006/relationships/image" Target="media/image46.png"/><Relationship Id="rId168" Type="http://schemas.openxmlformats.org/officeDocument/2006/relationships/image" Target="media/image113.png"/><Relationship Id="rId167" Type="http://schemas.openxmlformats.org/officeDocument/2006/relationships/image" Target="media/image22.png"/><Relationship Id="rId166" Type="http://schemas.openxmlformats.org/officeDocument/2006/relationships/image" Target="media/image41.png"/><Relationship Id="rId51" Type="http://schemas.openxmlformats.org/officeDocument/2006/relationships/image" Target="media/image28.png"/><Relationship Id="rId50" Type="http://schemas.openxmlformats.org/officeDocument/2006/relationships/image" Target="media/image60.png"/><Relationship Id="rId53" Type="http://schemas.openxmlformats.org/officeDocument/2006/relationships/image" Target="media/image67.png"/><Relationship Id="rId52" Type="http://schemas.openxmlformats.org/officeDocument/2006/relationships/image" Target="media/image12.png"/><Relationship Id="rId55" Type="http://schemas.openxmlformats.org/officeDocument/2006/relationships/image" Target="media/image160.png"/><Relationship Id="rId161" Type="http://schemas.openxmlformats.org/officeDocument/2006/relationships/image" Target="media/image149.png"/><Relationship Id="rId54" Type="http://schemas.openxmlformats.org/officeDocument/2006/relationships/image" Target="media/image73.png"/><Relationship Id="rId160" Type="http://schemas.openxmlformats.org/officeDocument/2006/relationships/image" Target="media/image165.png"/><Relationship Id="rId57" Type="http://schemas.openxmlformats.org/officeDocument/2006/relationships/image" Target="media/image31.png"/><Relationship Id="rId56" Type="http://schemas.openxmlformats.org/officeDocument/2006/relationships/image" Target="media/image18.png"/><Relationship Id="rId159" Type="http://schemas.openxmlformats.org/officeDocument/2006/relationships/image" Target="media/image128.png"/><Relationship Id="rId59" Type="http://schemas.openxmlformats.org/officeDocument/2006/relationships/image" Target="media/image27.png"/><Relationship Id="rId154" Type="http://schemas.openxmlformats.org/officeDocument/2006/relationships/image" Target="media/image150.png"/><Relationship Id="rId58" Type="http://schemas.openxmlformats.org/officeDocument/2006/relationships/image" Target="media/image111.png"/><Relationship Id="rId153" Type="http://schemas.openxmlformats.org/officeDocument/2006/relationships/image" Target="media/image162.png"/><Relationship Id="rId152" Type="http://schemas.openxmlformats.org/officeDocument/2006/relationships/image" Target="media/image1.png"/><Relationship Id="rId151" Type="http://schemas.openxmlformats.org/officeDocument/2006/relationships/image" Target="media/image55.png"/><Relationship Id="rId158" Type="http://schemas.openxmlformats.org/officeDocument/2006/relationships/image" Target="media/image114.png"/><Relationship Id="rId157" Type="http://schemas.openxmlformats.org/officeDocument/2006/relationships/image" Target="media/image42.png"/><Relationship Id="rId156" Type="http://schemas.openxmlformats.org/officeDocument/2006/relationships/image" Target="media/image57.png"/><Relationship Id="rId155"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